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D7C71B" w14:textId="55CBF0AE" w:rsidR="007727E3" w:rsidRPr="00D36025" w:rsidRDefault="00584F3D">
      <w:pPr>
        <w:spacing w:after="120" w:line="312" w:lineRule="auto"/>
        <w:ind w:right="74"/>
        <w:jc w:val="center"/>
        <w:rPr>
          <w:rFonts w:eastAsia="Arial"/>
          <w:b/>
          <w:sz w:val="32"/>
          <w:szCs w:val="32"/>
        </w:rPr>
      </w:pPr>
      <w:r w:rsidRPr="00D36025">
        <w:rPr>
          <w:rFonts w:eastAsia="Arial"/>
          <w:b/>
          <w:sz w:val="32"/>
          <w:szCs w:val="32"/>
        </w:rPr>
        <w:t xml:space="preserve">Inhibition increase </w:t>
      </w:r>
      <w:r w:rsidR="00FF67CA" w:rsidRPr="00D36025">
        <w:rPr>
          <w:rFonts w:eastAsia="Arial"/>
          <w:b/>
          <w:sz w:val="32"/>
          <w:szCs w:val="32"/>
        </w:rPr>
        <w:t>drives</w:t>
      </w:r>
      <w:r w:rsidRPr="00D36025">
        <w:rPr>
          <w:rFonts w:eastAsia="Arial"/>
          <w:b/>
          <w:sz w:val="32"/>
          <w:szCs w:val="32"/>
        </w:rPr>
        <w:t xml:space="preserve"> developmental </w:t>
      </w:r>
      <w:r w:rsidR="000D4751" w:rsidRPr="00D36025">
        <w:rPr>
          <w:rFonts w:eastAsia="Arial"/>
          <w:b/>
          <w:sz w:val="32"/>
          <w:szCs w:val="32"/>
        </w:rPr>
        <w:t>decorrelation</w:t>
      </w:r>
      <w:r w:rsidRPr="00D36025">
        <w:rPr>
          <w:rFonts w:eastAsia="Arial"/>
          <w:b/>
          <w:sz w:val="32"/>
          <w:szCs w:val="32"/>
        </w:rPr>
        <w:t xml:space="preserve"> of neural activity</w:t>
      </w:r>
    </w:p>
    <w:p w14:paraId="61FE264E" w14:textId="77777777" w:rsidR="007727E3" w:rsidRPr="00D36025" w:rsidRDefault="00584F3D">
      <w:pPr>
        <w:pStyle w:val="Heading4"/>
        <w:spacing w:after="240" w:line="312" w:lineRule="auto"/>
        <w:ind w:right="-108"/>
        <w:rPr>
          <w:rFonts w:ascii="Times New Roman" w:hAnsi="Times New Roman" w:cs="Times New Roman"/>
          <w:b/>
          <w:sz w:val="26"/>
          <w:szCs w:val="26"/>
        </w:rPr>
      </w:pPr>
      <w:r w:rsidRPr="00D36025">
        <w:rPr>
          <w:rFonts w:ascii="Times New Roman" w:hAnsi="Times New Roman" w:cs="Times New Roman"/>
          <w:b/>
          <w:sz w:val="26"/>
          <w:szCs w:val="26"/>
        </w:rPr>
        <w:t>Mattia Chini</w:t>
      </w:r>
      <w:r w:rsidRPr="00D36025">
        <w:rPr>
          <w:rFonts w:ascii="Times New Roman" w:hAnsi="Times New Roman" w:cs="Times New Roman"/>
          <w:b/>
          <w:sz w:val="26"/>
          <w:szCs w:val="26"/>
          <w:vertAlign w:val="superscript"/>
        </w:rPr>
        <w:t>1</w:t>
      </w:r>
      <w:r w:rsidRPr="00D36025">
        <w:rPr>
          <w:rFonts w:ascii="Times New Roman" w:hAnsi="Times New Roman" w:cs="Times New Roman"/>
          <w:b/>
          <w:sz w:val="26"/>
          <w:szCs w:val="26"/>
        </w:rPr>
        <w:t>, Thomas Pfeffer</w:t>
      </w:r>
      <w:r w:rsidRPr="00D36025">
        <w:rPr>
          <w:rFonts w:ascii="Times New Roman" w:hAnsi="Times New Roman" w:cs="Times New Roman"/>
          <w:b/>
          <w:sz w:val="26"/>
          <w:szCs w:val="26"/>
          <w:vertAlign w:val="superscript"/>
        </w:rPr>
        <w:t>2</w:t>
      </w:r>
      <w:r w:rsidRPr="00D36025">
        <w:rPr>
          <w:rFonts w:ascii="Times New Roman" w:hAnsi="Times New Roman" w:cs="Times New Roman"/>
          <w:b/>
          <w:sz w:val="26"/>
          <w:szCs w:val="26"/>
        </w:rPr>
        <w:t xml:space="preserve"> and</w:t>
      </w:r>
      <w:r w:rsidRPr="00D36025">
        <w:rPr>
          <w:rFonts w:ascii="Times New Roman" w:hAnsi="Times New Roman" w:cs="Times New Roman"/>
          <w:sz w:val="26"/>
          <w:szCs w:val="26"/>
          <w:vertAlign w:val="subscript"/>
        </w:rPr>
        <w:t xml:space="preserve"> </w:t>
      </w:r>
      <w:r w:rsidRPr="00D36025">
        <w:rPr>
          <w:rFonts w:ascii="Times New Roman" w:hAnsi="Times New Roman" w:cs="Times New Roman"/>
          <w:b/>
          <w:sz w:val="26"/>
          <w:szCs w:val="26"/>
        </w:rPr>
        <w:t xml:space="preserve"> Ileana L. Hanganu-Opatz</w:t>
      </w:r>
      <w:r w:rsidRPr="00D36025">
        <w:rPr>
          <w:rFonts w:ascii="Times New Roman" w:hAnsi="Times New Roman" w:cs="Times New Roman"/>
          <w:b/>
          <w:sz w:val="26"/>
          <w:szCs w:val="26"/>
          <w:vertAlign w:val="superscript"/>
        </w:rPr>
        <w:t>1</w:t>
      </w:r>
    </w:p>
    <w:p w14:paraId="6E1073D2" w14:textId="112DBFC4" w:rsidR="007727E3" w:rsidRPr="00D36025" w:rsidRDefault="00584F3D">
      <w:pPr>
        <w:rPr>
          <w:rFonts w:eastAsia="Arial"/>
          <w:i/>
          <w:sz w:val="22"/>
          <w:szCs w:val="22"/>
        </w:rPr>
      </w:pPr>
      <w:r w:rsidRPr="00D36025">
        <w:rPr>
          <w:rFonts w:eastAsia="Arial"/>
          <w:i/>
          <w:sz w:val="22"/>
          <w:szCs w:val="22"/>
          <w:vertAlign w:val="superscript"/>
        </w:rPr>
        <w:t>1</w:t>
      </w:r>
      <w:r w:rsidR="00A0362D">
        <w:rPr>
          <w:rFonts w:eastAsia="Arial"/>
          <w:i/>
          <w:sz w:val="22"/>
          <w:szCs w:val="22"/>
        </w:rPr>
        <w:t>Institute of D</w:t>
      </w:r>
      <w:r w:rsidRPr="00D36025">
        <w:rPr>
          <w:rFonts w:eastAsia="Arial"/>
          <w:i/>
          <w:sz w:val="22"/>
          <w:szCs w:val="22"/>
        </w:rPr>
        <w:t>evelopmental Neurophysiology, Center for Molecular Neurobiology, University Medical Center Hamburg-Eppendorf, Hamburg, Germany</w:t>
      </w:r>
    </w:p>
    <w:p w14:paraId="0838384D" w14:textId="77777777" w:rsidR="007727E3" w:rsidRPr="00D36025" w:rsidRDefault="00584F3D">
      <w:pPr>
        <w:rPr>
          <w:rFonts w:eastAsia="Arial"/>
          <w:i/>
          <w:sz w:val="22"/>
          <w:szCs w:val="22"/>
        </w:rPr>
      </w:pPr>
      <w:r w:rsidRPr="00D36025">
        <w:rPr>
          <w:rFonts w:eastAsia="Arial"/>
          <w:i/>
          <w:sz w:val="22"/>
          <w:szCs w:val="22"/>
          <w:vertAlign w:val="superscript"/>
        </w:rPr>
        <w:t>2</w:t>
      </w:r>
      <w:r w:rsidRPr="00D36025">
        <w:rPr>
          <w:rFonts w:eastAsia="Arial"/>
          <w:i/>
          <w:sz w:val="22"/>
          <w:szCs w:val="22"/>
        </w:rPr>
        <w:t xml:space="preserve">Center for Brain and Cognition, Computational Neuroscience Group, </w:t>
      </w:r>
      <w:proofErr w:type="spellStart"/>
      <w:r w:rsidRPr="00D36025">
        <w:rPr>
          <w:rFonts w:eastAsia="Arial"/>
          <w:i/>
          <w:sz w:val="22"/>
          <w:szCs w:val="22"/>
        </w:rPr>
        <w:t>Universitat</w:t>
      </w:r>
      <w:proofErr w:type="spellEnd"/>
      <w:r w:rsidRPr="00D36025">
        <w:rPr>
          <w:rFonts w:eastAsia="Arial"/>
          <w:i/>
          <w:sz w:val="22"/>
          <w:szCs w:val="22"/>
        </w:rPr>
        <w:t xml:space="preserve"> </w:t>
      </w:r>
      <w:proofErr w:type="spellStart"/>
      <w:r w:rsidRPr="00D36025">
        <w:rPr>
          <w:rFonts w:eastAsia="Arial"/>
          <w:i/>
          <w:sz w:val="22"/>
          <w:szCs w:val="22"/>
        </w:rPr>
        <w:t>Pompeu</w:t>
      </w:r>
      <w:proofErr w:type="spellEnd"/>
      <w:r w:rsidRPr="00D36025">
        <w:rPr>
          <w:rFonts w:eastAsia="Arial"/>
          <w:i/>
          <w:sz w:val="22"/>
          <w:szCs w:val="22"/>
        </w:rPr>
        <w:t xml:space="preserve"> </w:t>
      </w:r>
      <w:proofErr w:type="spellStart"/>
      <w:r w:rsidRPr="00D36025">
        <w:rPr>
          <w:rFonts w:eastAsia="Arial"/>
          <w:i/>
          <w:sz w:val="22"/>
          <w:szCs w:val="22"/>
        </w:rPr>
        <w:t>Fabra</w:t>
      </w:r>
      <w:proofErr w:type="spellEnd"/>
      <w:r w:rsidRPr="00D36025">
        <w:rPr>
          <w:rFonts w:eastAsia="Arial"/>
          <w:i/>
          <w:sz w:val="22"/>
          <w:szCs w:val="22"/>
        </w:rPr>
        <w:t>, Barcelona, Spain</w:t>
      </w:r>
    </w:p>
    <w:p w14:paraId="6FD4A2EF" w14:textId="77777777" w:rsidR="007727E3" w:rsidRPr="00D36025" w:rsidRDefault="007727E3">
      <w:pPr>
        <w:rPr>
          <w:rFonts w:eastAsia="Arial"/>
          <w:i/>
          <w:sz w:val="22"/>
          <w:szCs w:val="22"/>
        </w:rPr>
      </w:pPr>
    </w:p>
    <w:p w14:paraId="4B7B972C" w14:textId="77777777" w:rsidR="007727E3" w:rsidRPr="00D36025" w:rsidRDefault="007727E3">
      <w:pPr>
        <w:rPr>
          <w:rFonts w:eastAsia="Arial"/>
          <w:i/>
          <w:sz w:val="22"/>
          <w:szCs w:val="22"/>
        </w:rPr>
      </w:pPr>
    </w:p>
    <w:p w14:paraId="5F633FA2" w14:textId="77777777" w:rsidR="007727E3" w:rsidRPr="00D36025" w:rsidRDefault="007727E3">
      <w:pPr>
        <w:rPr>
          <w:rFonts w:eastAsia="Arial"/>
          <w:sz w:val="22"/>
          <w:szCs w:val="22"/>
        </w:rPr>
      </w:pPr>
    </w:p>
    <w:p w14:paraId="7D8D2315" w14:textId="33421D50" w:rsidR="007727E3" w:rsidRPr="00D36025" w:rsidRDefault="009F567F">
      <w:pPr>
        <w:jc w:val="both"/>
        <w:rPr>
          <w:rFonts w:eastAsia="Arial"/>
          <w:sz w:val="22"/>
          <w:szCs w:val="22"/>
        </w:rPr>
      </w:pPr>
      <w:r>
        <w:rPr>
          <w:rFonts w:eastAsia="Arial"/>
          <w:sz w:val="22"/>
          <w:szCs w:val="22"/>
        </w:rPr>
        <w:t>*Corresponding author:</w:t>
      </w:r>
      <w:r>
        <w:rPr>
          <w:rFonts w:eastAsia="Arial"/>
          <w:sz w:val="22"/>
          <w:szCs w:val="22"/>
        </w:rPr>
        <w:tab/>
      </w:r>
      <w:r>
        <w:rPr>
          <w:rFonts w:eastAsia="Arial"/>
          <w:sz w:val="22"/>
          <w:szCs w:val="22"/>
        </w:rPr>
        <w:tab/>
      </w:r>
      <w:r w:rsidR="00584F3D" w:rsidRPr="00D36025">
        <w:rPr>
          <w:rFonts w:eastAsia="Arial"/>
          <w:sz w:val="22"/>
          <w:szCs w:val="22"/>
        </w:rPr>
        <w:t>Mattia Chini</w:t>
      </w:r>
    </w:p>
    <w:p w14:paraId="2A87D8C9" w14:textId="1091B31E" w:rsidR="007727E3" w:rsidRPr="00D36025" w:rsidRDefault="009F567F">
      <w:pPr>
        <w:tabs>
          <w:tab w:val="left" w:pos="-1440"/>
        </w:tabs>
        <w:ind w:left="2160" w:firstLine="675"/>
        <w:jc w:val="both"/>
        <w:rPr>
          <w:rFonts w:eastAsia="Arial"/>
          <w:sz w:val="22"/>
          <w:szCs w:val="22"/>
        </w:rPr>
      </w:pPr>
      <w:r>
        <w:rPr>
          <w:rFonts w:eastAsia="Arial"/>
          <w:sz w:val="22"/>
          <w:szCs w:val="22"/>
        </w:rPr>
        <w:t xml:space="preserve"> </w:t>
      </w:r>
      <w:r w:rsidR="00584F3D" w:rsidRPr="00D36025">
        <w:rPr>
          <w:rFonts w:eastAsia="Arial"/>
          <w:sz w:val="22"/>
          <w:szCs w:val="22"/>
        </w:rPr>
        <w:t>phone:</w:t>
      </w:r>
      <w:r w:rsidR="00584F3D" w:rsidRPr="00D36025">
        <w:rPr>
          <w:rFonts w:eastAsia="Arial"/>
          <w:sz w:val="22"/>
          <w:szCs w:val="22"/>
        </w:rPr>
        <w:tab/>
        <w:t xml:space="preserve">+49 40 7410 56272 </w:t>
      </w:r>
    </w:p>
    <w:p w14:paraId="3894701C" w14:textId="6E25F468" w:rsidR="007727E3" w:rsidRPr="00D36025" w:rsidRDefault="009F567F">
      <w:pPr>
        <w:ind w:firstLine="2835"/>
        <w:jc w:val="both"/>
        <w:rPr>
          <w:rFonts w:eastAsia="Arial"/>
          <w:sz w:val="22"/>
          <w:szCs w:val="22"/>
        </w:rPr>
      </w:pPr>
      <w:r>
        <w:rPr>
          <w:rFonts w:eastAsia="Arial"/>
          <w:sz w:val="22"/>
          <w:szCs w:val="22"/>
        </w:rPr>
        <w:t xml:space="preserve"> </w:t>
      </w:r>
      <w:r w:rsidR="00584F3D" w:rsidRPr="00D36025">
        <w:rPr>
          <w:rFonts w:eastAsia="Arial"/>
          <w:sz w:val="22"/>
          <w:szCs w:val="22"/>
        </w:rPr>
        <w:t>e-mail:</w:t>
      </w:r>
      <w:r w:rsidR="00584F3D" w:rsidRPr="00D36025">
        <w:rPr>
          <w:rFonts w:eastAsia="Arial"/>
          <w:sz w:val="22"/>
          <w:szCs w:val="22"/>
        </w:rPr>
        <w:tab/>
        <w:t>mattia.chini@zmnh.uni-hamburg.de</w:t>
      </w:r>
    </w:p>
    <w:p w14:paraId="319DBAE3" w14:textId="77777777" w:rsidR="007727E3" w:rsidRPr="00D36025" w:rsidRDefault="007727E3">
      <w:pPr>
        <w:ind w:firstLine="2835"/>
        <w:jc w:val="both"/>
        <w:rPr>
          <w:rFonts w:eastAsia="Arial"/>
          <w:sz w:val="22"/>
          <w:szCs w:val="22"/>
        </w:rPr>
      </w:pPr>
    </w:p>
    <w:p w14:paraId="0B1772B5" w14:textId="77777777" w:rsidR="007727E3" w:rsidRPr="00D36025" w:rsidRDefault="007727E3">
      <w:pPr>
        <w:rPr>
          <w:rFonts w:eastAsia="Arial"/>
          <w:sz w:val="22"/>
          <w:szCs w:val="22"/>
        </w:rPr>
      </w:pPr>
    </w:p>
    <w:p w14:paraId="1D982DDF" w14:textId="77777777" w:rsidR="007727E3" w:rsidRPr="00D36025" w:rsidRDefault="00584F3D">
      <w:pPr>
        <w:rPr>
          <w:rFonts w:eastAsia="Arial"/>
          <w:sz w:val="22"/>
          <w:szCs w:val="22"/>
        </w:rPr>
      </w:pPr>
      <w:r w:rsidRPr="00D36025">
        <w:rPr>
          <w:rFonts w:eastAsia="Arial"/>
          <w:sz w:val="22"/>
          <w:szCs w:val="22"/>
        </w:rPr>
        <w:t>xxx figures, xxx tables</w:t>
      </w:r>
    </w:p>
    <w:p w14:paraId="72248C9D" w14:textId="77777777" w:rsidR="007727E3" w:rsidRPr="00D36025" w:rsidRDefault="00584F3D">
      <w:pPr>
        <w:rPr>
          <w:rFonts w:eastAsia="Arial"/>
          <w:sz w:val="22"/>
          <w:szCs w:val="22"/>
        </w:rPr>
      </w:pPr>
      <w:r w:rsidRPr="00D36025">
        <w:rPr>
          <w:rFonts w:eastAsia="Arial"/>
          <w:sz w:val="22"/>
          <w:szCs w:val="22"/>
        </w:rPr>
        <w:t>Number of pages: xxx</w:t>
      </w:r>
    </w:p>
    <w:p w14:paraId="7F33639C" w14:textId="77777777" w:rsidR="007727E3" w:rsidRPr="00D36025" w:rsidRDefault="007727E3">
      <w:pPr>
        <w:jc w:val="both"/>
        <w:rPr>
          <w:rFonts w:eastAsia="Arial"/>
          <w:sz w:val="22"/>
          <w:szCs w:val="22"/>
        </w:rPr>
      </w:pPr>
    </w:p>
    <w:p w14:paraId="71814C2F" w14:textId="77777777" w:rsidR="007727E3" w:rsidRPr="00D36025" w:rsidRDefault="00584F3D">
      <w:pPr>
        <w:jc w:val="both"/>
        <w:rPr>
          <w:rFonts w:eastAsia="Arial"/>
          <w:sz w:val="22"/>
          <w:szCs w:val="22"/>
        </w:rPr>
      </w:pPr>
      <w:r w:rsidRPr="00D36025">
        <w:rPr>
          <w:rFonts w:eastAsia="Arial"/>
          <w:sz w:val="22"/>
          <w:szCs w:val="22"/>
        </w:rPr>
        <w:t>Number of words in Summary: xxx</w:t>
      </w:r>
    </w:p>
    <w:p w14:paraId="0854924D" w14:textId="77777777" w:rsidR="007727E3" w:rsidRPr="00D36025" w:rsidRDefault="007727E3">
      <w:pPr>
        <w:jc w:val="both"/>
        <w:rPr>
          <w:rFonts w:eastAsia="Arial"/>
          <w:sz w:val="22"/>
          <w:szCs w:val="22"/>
        </w:rPr>
      </w:pPr>
    </w:p>
    <w:p w14:paraId="2F7D44C1" w14:textId="77777777" w:rsidR="007727E3" w:rsidRPr="00D36025" w:rsidRDefault="007727E3">
      <w:pPr>
        <w:spacing w:line="360" w:lineRule="auto"/>
        <w:jc w:val="both"/>
        <w:rPr>
          <w:rFonts w:eastAsia="Arial"/>
          <w:b/>
          <w:sz w:val="22"/>
          <w:szCs w:val="22"/>
        </w:rPr>
      </w:pPr>
    </w:p>
    <w:p w14:paraId="73C35D1A" w14:textId="77777777" w:rsidR="007727E3" w:rsidRPr="00D36025" w:rsidRDefault="007727E3">
      <w:pPr>
        <w:spacing w:line="360" w:lineRule="auto"/>
        <w:jc w:val="both"/>
        <w:rPr>
          <w:rFonts w:eastAsia="Arial"/>
          <w:b/>
          <w:sz w:val="22"/>
          <w:szCs w:val="22"/>
        </w:rPr>
      </w:pPr>
    </w:p>
    <w:p w14:paraId="28D7A91B" w14:textId="77777777" w:rsidR="007727E3" w:rsidRPr="00D36025" w:rsidRDefault="007727E3">
      <w:pPr>
        <w:spacing w:line="360" w:lineRule="auto"/>
        <w:jc w:val="both"/>
        <w:rPr>
          <w:rFonts w:eastAsia="Arial"/>
          <w:b/>
          <w:sz w:val="22"/>
          <w:szCs w:val="22"/>
        </w:rPr>
      </w:pPr>
    </w:p>
    <w:p w14:paraId="747F319E" w14:textId="77777777" w:rsidR="007727E3" w:rsidRPr="00D36025" w:rsidRDefault="007727E3">
      <w:pPr>
        <w:spacing w:line="360" w:lineRule="auto"/>
        <w:jc w:val="both"/>
        <w:rPr>
          <w:rFonts w:eastAsia="Arial"/>
          <w:b/>
          <w:sz w:val="22"/>
          <w:szCs w:val="22"/>
        </w:rPr>
      </w:pPr>
    </w:p>
    <w:p w14:paraId="4E9F7F2C" w14:textId="77777777" w:rsidR="007727E3" w:rsidRPr="00D36025" w:rsidRDefault="007727E3">
      <w:pPr>
        <w:spacing w:line="360" w:lineRule="auto"/>
        <w:jc w:val="both"/>
        <w:rPr>
          <w:rFonts w:eastAsia="Arial"/>
          <w:b/>
          <w:sz w:val="22"/>
          <w:szCs w:val="22"/>
        </w:rPr>
      </w:pPr>
    </w:p>
    <w:p w14:paraId="57DE8FBA" w14:textId="77777777" w:rsidR="007727E3" w:rsidRPr="00D36025" w:rsidRDefault="007727E3">
      <w:pPr>
        <w:spacing w:line="360" w:lineRule="auto"/>
        <w:jc w:val="both"/>
        <w:rPr>
          <w:rFonts w:eastAsia="Arial"/>
          <w:b/>
          <w:sz w:val="22"/>
          <w:szCs w:val="22"/>
        </w:rPr>
      </w:pPr>
    </w:p>
    <w:p w14:paraId="103CBD1F" w14:textId="77777777" w:rsidR="007727E3" w:rsidRPr="00D36025" w:rsidRDefault="007727E3">
      <w:pPr>
        <w:spacing w:line="360" w:lineRule="auto"/>
        <w:jc w:val="both"/>
        <w:rPr>
          <w:rFonts w:eastAsia="Arial"/>
          <w:b/>
          <w:sz w:val="22"/>
          <w:szCs w:val="22"/>
        </w:rPr>
      </w:pPr>
    </w:p>
    <w:p w14:paraId="05300CFB" w14:textId="77777777" w:rsidR="007727E3" w:rsidRPr="00D36025" w:rsidRDefault="007727E3">
      <w:pPr>
        <w:spacing w:line="360" w:lineRule="auto"/>
        <w:jc w:val="both"/>
        <w:rPr>
          <w:rFonts w:eastAsia="Arial"/>
          <w:b/>
          <w:sz w:val="22"/>
          <w:szCs w:val="22"/>
        </w:rPr>
      </w:pPr>
    </w:p>
    <w:p w14:paraId="1F6EADEF" w14:textId="77777777" w:rsidR="007727E3" w:rsidRPr="00D36025" w:rsidRDefault="007727E3">
      <w:pPr>
        <w:spacing w:line="360" w:lineRule="auto"/>
        <w:jc w:val="both"/>
        <w:rPr>
          <w:rFonts w:eastAsia="Arial"/>
          <w:b/>
          <w:sz w:val="22"/>
          <w:szCs w:val="22"/>
        </w:rPr>
      </w:pPr>
    </w:p>
    <w:p w14:paraId="74137EDD" w14:textId="77777777" w:rsidR="007727E3" w:rsidRPr="00D36025" w:rsidRDefault="007727E3">
      <w:pPr>
        <w:spacing w:line="360" w:lineRule="auto"/>
        <w:jc w:val="both"/>
        <w:rPr>
          <w:rFonts w:eastAsia="Arial"/>
          <w:b/>
          <w:sz w:val="22"/>
          <w:szCs w:val="22"/>
        </w:rPr>
      </w:pPr>
    </w:p>
    <w:p w14:paraId="2AF6EAB5" w14:textId="77777777" w:rsidR="007727E3" w:rsidRPr="00D36025" w:rsidRDefault="007727E3">
      <w:pPr>
        <w:spacing w:line="360" w:lineRule="auto"/>
        <w:jc w:val="both"/>
        <w:rPr>
          <w:rFonts w:eastAsia="Arial"/>
          <w:b/>
          <w:sz w:val="22"/>
          <w:szCs w:val="22"/>
        </w:rPr>
      </w:pPr>
    </w:p>
    <w:p w14:paraId="5D96F67F" w14:textId="77777777" w:rsidR="007727E3" w:rsidRPr="00D36025" w:rsidRDefault="007727E3">
      <w:pPr>
        <w:spacing w:line="360" w:lineRule="auto"/>
        <w:jc w:val="both"/>
        <w:rPr>
          <w:rFonts w:eastAsia="Arial"/>
          <w:b/>
          <w:sz w:val="22"/>
          <w:szCs w:val="22"/>
        </w:rPr>
      </w:pPr>
    </w:p>
    <w:p w14:paraId="037B50B0" w14:textId="77777777" w:rsidR="007727E3" w:rsidRPr="00D36025" w:rsidRDefault="007727E3">
      <w:pPr>
        <w:spacing w:line="480" w:lineRule="auto"/>
        <w:ind w:right="-468"/>
        <w:jc w:val="both"/>
        <w:rPr>
          <w:rFonts w:eastAsia="Arial"/>
          <w:b/>
          <w:sz w:val="22"/>
          <w:szCs w:val="22"/>
        </w:rPr>
      </w:pPr>
    </w:p>
    <w:p w14:paraId="2CD32EA7" w14:textId="77777777" w:rsidR="007727E3" w:rsidRPr="00D36025" w:rsidRDefault="007727E3">
      <w:pPr>
        <w:spacing w:line="480" w:lineRule="auto"/>
        <w:ind w:right="-468"/>
        <w:jc w:val="both"/>
        <w:rPr>
          <w:rFonts w:eastAsia="Arial"/>
          <w:b/>
          <w:sz w:val="22"/>
          <w:szCs w:val="22"/>
        </w:rPr>
      </w:pPr>
    </w:p>
    <w:p w14:paraId="3CB197C8" w14:textId="77777777" w:rsidR="007727E3" w:rsidRPr="00D36025" w:rsidRDefault="007727E3">
      <w:pPr>
        <w:spacing w:line="480" w:lineRule="auto"/>
        <w:ind w:right="-468"/>
        <w:jc w:val="both"/>
        <w:rPr>
          <w:rFonts w:eastAsia="Arial"/>
          <w:b/>
          <w:sz w:val="22"/>
          <w:szCs w:val="22"/>
        </w:rPr>
      </w:pPr>
    </w:p>
    <w:p w14:paraId="0418A8B4" w14:textId="1C650D94" w:rsidR="007727E3" w:rsidRPr="00D36025" w:rsidRDefault="00584F3D">
      <w:pPr>
        <w:spacing w:line="480" w:lineRule="auto"/>
        <w:ind w:right="-468"/>
        <w:jc w:val="both"/>
        <w:rPr>
          <w:rFonts w:eastAsia="Arial"/>
          <w:sz w:val="22"/>
          <w:szCs w:val="22"/>
        </w:rPr>
      </w:pPr>
      <w:r w:rsidRPr="00D36025">
        <w:rPr>
          <w:rFonts w:eastAsia="Arial"/>
          <w:b/>
          <w:sz w:val="22"/>
          <w:szCs w:val="22"/>
        </w:rPr>
        <w:t>Keywords:</w:t>
      </w:r>
      <w:r w:rsidR="00213D31" w:rsidRPr="00D36025">
        <w:rPr>
          <w:rFonts w:eastAsia="Arial"/>
          <w:b/>
          <w:sz w:val="22"/>
          <w:szCs w:val="22"/>
        </w:rPr>
        <w:t xml:space="preserve"> </w:t>
      </w:r>
      <w:r w:rsidR="0051185A">
        <w:rPr>
          <w:rFonts w:eastAsia="Arial"/>
          <w:sz w:val="22"/>
          <w:szCs w:val="22"/>
        </w:rPr>
        <w:t>E-I ratio</w:t>
      </w:r>
      <w:r w:rsidR="00213D31" w:rsidRPr="00D36025">
        <w:rPr>
          <w:rFonts w:eastAsia="Arial"/>
          <w:sz w:val="22"/>
          <w:szCs w:val="22"/>
        </w:rPr>
        <w:t>,</w:t>
      </w:r>
      <w:r w:rsidR="00213D31" w:rsidRPr="00D36025">
        <w:rPr>
          <w:rFonts w:eastAsia="Arial"/>
          <w:b/>
          <w:sz w:val="22"/>
          <w:szCs w:val="22"/>
        </w:rPr>
        <w:t xml:space="preserve"> </w:t>
      </w:r>
      <w:r w:rsidR="00213D31" w:rsidRPr="00D36025">
        <w:rPr>
          <w:rFonts w:eastAsia="Arial"/>
          <w:sz w:val="22"/>
          <w:szCs w:val="22"/>
        </w:rPr>
        <w:t xml:space="preserve">development, </w:t>
      </w:r>
      <w:r w:rsidR="00A0362D">
        <w:rPr>
          <w:rFonts w:eastAsia="Arial"/>
          <w:sz w:val="22"/>
          <w:szCs w:val="22"/>
        </w:rPr>
        <w:t>prefrontal cortex</w:t>
      </w:r>
      <w:r w:rsidR="00213D31" w:rsidRPr="00D36025">
        <w:rPr>
          <w:rFonts w:eastAsia="Arial"/>
          <w:sz w:val="22"/>
          <w:szCs w:val="22"/>
        </w:rPr>
        <w:t>, decorrelation, spike trains, EEG, neural network modeling, optogenetics, cognitive impairment.</w:t>
      </w:r>
    </w:p>
    <w:p w14:paraId="410CBB16" w14:textId="77777777" w:rsidR="007727E3" w:rsidRPr="00D36025" w:rsidRDefault="007727E3">
      <w:pPr>
        <w:spacing w:line="480" w:lineRule="auto"/>
        <w:ind w:right="-468"/>
        <w:jc w:val="both"/>
        <w:rPr>
          <w:rFonts w:eastAsia="Arial"/>
          <w:b/>
          <w:sz w:val="22"/>
          <w:szCs w:val="22"/>
        </w:rPr>
      </w:pPr>
    </w:p>
    <w:p w14:paraId="20720F97" w14:textId="77777777" w:rsidR="007727E3" w:rsidRPr="00D36025" w:rsidRDefault="00584F3D">
      <w:pPr>
        <w:pStyle w:val="Heading1"/>
        <w:spacing w:line="480" w:lineRule="auto"/>
        <w:ind w:right="-468"/>
        <w:jc w:val="both"/>
        <w:rPr>
          <w:rFonts w:ascii="Times New Roman" w:hAnsi="Times New Roman" w:cs="Times New Roman"/>
        </w:rPr>
      </w:pPr>
      <w:bookmarkStart w:id="0" w:name="_xtcov1jbkyiu" w:colFirst="0" w:colLast="0"/>
      <w:bookmarkEnd w:id="0"/>
      <w:r w:rsidRPr="00D36025">
        <w:rPr>
          <w:rFonts w:ascii="Times New Roman" w:hAnsi="Times New Roman" w:cs="Times New Roman"/>
        </w:rPr>
        <w:br w:type="page"/>
      </w:r>
    </w:p>
    <w:p w14:paraId="52CCCA1A" w14:textId="0D886D5A" w:rsidR="007727E3" w:rsidRDefault="008C6E57">
      <w:pPr>
        <w:pStyle w:val="Heading1"/>
        <w:spacing w:line="480" w:lineRule="auto"/>
        <w:ind w:right="-468"/>
        <w:jc w:val="both"/>
        <w:rPr>
          <w:rFonts w:ascii="Times New Roman" w:hAnsi="Times New Roman" w:cs="Times New Roman"/>
        </w:rPr>
      </w:pPr>
      <w:bookmarkStart w:id="1" w:name="_nvsypkulhq7e" w:colFirst="0" w:colLast="0"/>
      <w:bookmarkEnd w:id="1"/>
      <w:r>
        <w:rPr>
          <w:rFonts w:ascii="Times New Roman" w:hAnsi="Times New Roman" w:cs="Times New Roman"/>
        </w:rPr>
        <w:lastRenderedPageBreak/>
        <w:t>Abstract</w:t>
      </w:r>
    </w:p>
    <w:p w14:paraId="45D7C0DB" w14:textId="77777777" w:rsidR="008C6E57" w:rsidRPr="008C6E57" w:rsidRDefault="008C6E57" w:rsidP="008C6E57"/>
    <w:p w14:paraId="4AC69DCD" w14:textId="4C55BE37" w:rsidR="008C6E57" w:rsidRPr="00C1142F" w:rsidRDefault="008C6E57" w:rsidP="008C6E57">
      <w:pPr>
        <w:pStyle w:val="NoSpacing"/>
        <w:jc w:val="both"/>
      </w:pPr>
      <w:bookmarkStart w:id="2" w:name="_2yoncaq7hb48" w:colFirst="0" w:colLast="0"/>
      <w:bookmarkEnd w:id="2"/>
      <w:r>
        <w:t xml:space="preserve">It is unclear how, throughout development, the brain transitions from early stages in which </w:t>
      </w:r>
      <w:r w:rsidRPr="00BC2FBC">
        <w:t>neur</w:t>
      </w:r>
      <w:r>
        <w:t xml:space="preserve">ons display highly synchronous activity patterns to a mature state in which neural activity is sparse and </w:t>
      </w:r>
      <w:proofErr w:type="spellStart"/>
      <w:r>
        <w:t>decorrelated</w:t>
      </w:r>
      <w:proofErr w:type="spellEnd"/>
      <w:r>
        <w:t xml:space="preserve">. This transition has important functional consequences, as the latter state allows for more efficient storage, retrieval and processing of information. Here, we extend previous work and show that, in the developing mouse prefrontal cortex, neural activity </w:t>
      </w:r>
      <w:proofErr w:type="spellStart"/>
      <w:r>
        <w:t>decorrelates</w:t>
      </w:r>
      <w:proofErr w:type="spellEnd"/>
      <w:r>
        <w:t xml:space="preserve"> across timescales spanning more than three orders of magnitude. We provide extensive evidence revealing how excitation/inhibition (E</w:t>
      </w:r>
      <w:r w:rsidR="006C59AA">
        <w:t>-</w:t>
      </w:r>
      <w:r>
        <w:t>I) ratio is linked to the level of correlations between neurons in the mouse brain as well as in artificial neural networks</w:t>
      </w:r>
      <w:r w:rsidR="00A964ED">
        <w:t>. Across the first two postnatal weeks, in the mouse prefrontal cortex</w:t>
      </w:r>
      <w:r>
        <w:t>, a relative increase of inhibition drives the decorrelation of neural activity. Accordingly, in two mouse model of neurodevelopmental disorders, subtle alterations in E</w:t>
      </w:r>
      <w:r w:rsidR="006C59AA">
        <w:t>-</w:t>
      </w:r>
      <w:r>
        <w:t xml:space="preserve">I </w:t>
      </w:r>
      <w:r w:rsidR="006C59AA">
        <w:t>ratio</w:t>
      </w:r>
      <w:r>
        <w:t xml:space="preserve"> are associated with specific impairments in the temporal structure of spike trains. Finally, we show that an analogous transition takes place also in the developing human brain. We conclude that changes in E</w:t>
      </w:r>
      <w:r w:rsidR="006C59AA">
        <w:t>-</w:t>
      </w:r>
      <w:r>
        <w:t>I ratio control the sparseness of neural activity, and that developmental imbalances in this process might be relevant for understanding the pathogenesis of neurodevelopmental disorders.</w:t>
      </w:r>
    </w:p>
    <w:p w14:paraId="2C8A392A" w14:textId="77777777" w:rsidR="008C6E57" w:rsidRDefault="008C6E57">
      <w:pPr>
        <w:rPr>
          <w:rFonts w:eastAsia="Arial"/>
          <w:b/>
          <w:sz w:val="32"/>
          <w:szCs w:val="32"/>
        </w:rPr>
      </w:pPr>
      <w:r>
        <w:br w:type="page"/>
      </w:r>
    </w:p>
    <w:p w14:paraId="157234C5" w14:textId="40021FC9" w:rsidR="007727E3" w:rsidRPr="00D36025" w:rsidRDefault="00584F3D">
      <w:pPr>
        <w:pStyle w:val="Heading1"/>
        <w:spacing w:line="480" w:lineRule="auto"/>
        <w:ind w:right="-468"/>
        <w:jc w:val="both"/>
        <w:rPr>
          <w:rFonts w:ascii="Times New Roman" w:hAnsi="Times New Roman" w:cs="Times New Roman"/>
        </w:rPr>
      </w:pPr>
      <w:r w:rsidRPr="00D36025">
        <w:rPr>
          <w:rFonts w:ascii="Times New Roman" w:hAnsi="Times New Roman" w:cs="Times New Roman"/>
        </w:rPr>
        <w:lastRenderedPageBreak/>
        <w:t>Introduction</w:t>
      </w:r>
    </w:p>
    <w:p w14:paraId="595F1D91" w14:textId="6B1F1F18" w:rsidR="007727E3" w:rsidRPr="00D36025" w:rsidRDefault="00584F3D" w:rsidP="0051185A">
      <w:pPr>
        <w:spacing w:after="120"/>
        <w:jc w:val="both"/>
      </w:pPr>
      <w:r w:rsidRPr="00D36025">
        <w:t xml:space="preserve">Early neural activity has several unique traits </w:t>
      </w:r>
      <w:r w:rsidR="00A0362D">
        <w:t xml:space="preserve">such as </w:t>
      </w:r>
      <w:r w:rsidRPr="00D36025">
        <w:t>discontinuity</w:t>
      </w:r>
      <w:r w:rsidR="00230722" w:rsidRPr="00D36025">
        <w:fldChar w:fldCharType="begin"/>
      </w:r>
      <w:r w:rsidR="00230722" w:rsidRPr="00D36025">
        <w:instrText xml:space="preserve"> ADDIN ZOTERO_ITEM CSL_CITATION {"citationID":"CdVnLx6v","properties":{"formattedCitation":"\\super 1\\nosupersub{}","plainCitation":"1","noteIndex":0},"citationItems":[{"id":602,"uris":["http://zotero.org/groups/2749059/items/PGT3LLTR"],"uri":["http://zotero.org/groups/2749059/items/PGT3LLTR"],"itemData":{"id":602,"type":"article-journal","abstract":"The role of the prefrontal cortex (PFC) takes center stage among unanswered questions in modern neuroscience. The PFC has a Janus-faced nature: it enables sophisticated cognitive and social abilities that reach their maximum expression in humans, yet it underlies some of the devastating symptoms of psychiatric disorders. Accordingly, appropriate prefrontal development is crucial for many high-order cognitive abilities and dysregulation of this process has been linked to various neuropsychiatric diseases. Reviewing recent advances in the field, with a primary focus on rodents and humans, we highlight why, despite differences across species, a cross-species approach is a fruitful strategy for understanding prefrontal development. We briefly review the developmental contribution of molecules and extensively discuss how electrical activity controls the early maturation and wiring of prefrontal areas, as well as the emergence and refinement of input-output circuitry involved in cognitive processing. Finally, we highlight the mechanisms of developmental dysfunction and their relevance for psychiatric disorders.","container-title":"Trends in Neurosciences","DOI":"10.1016/j.tins.2020.10.017","ISSN":"1878-108X","journalAbbreviation":"Trends Neurosci","language":"eng","note":"PMID: 33246578","source":"PubMed","title":"Prefrontal Cortex Development in Health and Disease: Lessons from Rodents and Humans","title-short":"Prefrontal Cortex Development in Health and Disease","author":[{"family":"Chini","given":"Mattia"},{"family":"Hanganu-Opatz","given":"Ileana L."}],"issued":{"date-parts":[["2020",11,24]]}}}],"schema":"https://github.com/citation-style-language/schema/raw/master/csl-citation.json"} </w:instrText>
      </w:r>
      <w:r w:rsidR="00230722" w:rsidRPr="00D36025">
        <w:fldChar w:fldCharType="separate"/>
      </w:r>
      <w:r w:rsidR="00230722" w:rsidRPr="00D36025">
        <w:rPr>
          <w:vertAlign w:val="superscript"/>
        </w:rPr>
        <w:t>1</w:t>
      </w:r>
      <w:r w:rsidR="00230722" w:rsidRPr="00D36025">
        <w:fldChar w:fldCharType="end"/>
      </w:r>
      <w:r w:rsidR="00A0362D">
        <w:rPr>
          <w:rStyle w:val="CommentReference"/>
        </w:rPr>
        <w:commentReference w:id="3"/>
      </w:r>
      <w:r w:rsidR="0051185A">
        <w:rPr>
          <w:rStyle w:val="CommentReference"/>
        </w:rPr>
        <w:commentReference w:id="4"/>
      </w:r>
      <w:r w:rsidRPr="00D36025">
        <w:t>, extremely low firing rates</w:t>
      </w:r>
      <w:r w:rsidR="00230722" w:rsidRPr="00D36025">
        <w:fldChar w:fldCharType="begin"/>
      </w:r>
      <w:r w:rsidR="00DC4222">
        <w:instrText xml:space="preserve"> ADDIN ZOTERO_ITEM CSL_CITATION {"citationID":"GFZLdKyA","properties":{"formattedCitation":"\\super 2\\nosupersub{}","plainCitation":"2","noteIndex":0},"citationItems":[{"id":113,"uris":["http://zotero.org/groups/2749059/items/VCNLNTES"],"uri":["http://zotero.org/groups/2749059/items/VCNLNTES"],"itemData":{"id":113,"type":"article-journal","abstract":"A comprehensive developmental timeline of activity in the mouse cortex in vivo is lacking. Understanding the activity changes that accompany synapse and circuit formation is important to understand the mechanisms by which activity molds circuits and would help to identify critical checkpoints for normal development. To identify key principles of cortical activity maturation, we systematically tracked spontaneous and sensory-evoked activity with extracellular recordings of primary visual cortex (V1) in nonanesthetized mice. During the first postnatal week (postnatal days P4-P7), V1 was not visually responsive and exhibited long (&gt;10 s) periods of network silence. Activation consisted exclusively of \"slow-activity transients,\" 2-10 s periods of 6-10 Hz \"spindle-burst' oscillations; the response to spontaneous retinal waves. By tracking daily changes in this activity, two key components of spontaneous activity maturation were revealed: (1) spindle-burst frequency acceleration (eventually becoming the 20-50 Hz broadband activity caused by the asynchronous state) and (2) \"filling-in\" of silent periods with low-frequency (2-4 Hz) activity (beginning on P10 and complete by P13). These two changes are sufficient to create the adult-like pattern of continuous activity, alternation between fast-asynchronous and slow-synchronous activity, by eye opening. Visual responses emerged on P8 as evoked spindle-bursts and neuronal firing with a signal-to-noise ratio higher than adult. Both were eliminated by eye opening, leaving only the mature, short-latency response. These results identify the developmental origins of mature cortical activity and implicate the period before eye opening as a critical checkpoint. By providing a systematic description of electrical activity development, we establish the murine visual cortex as a model for the electroencephalographic development of fetal humans.","archive_location":"WOS:000391140400017","container-title":"Journal of Neuroscience","DOI":"10.1523/Jneurosci.1903-16.2016","ISSN":"0270-6474","issue":"48","journalAbbreviation":"J Neurosci","language":"English","page":"12259-12275","title":"Development of Activity in the Mouse Visual Cortex","volume":"36","author":[{"family":"Shen","given":"J."},{"family":"Colonnese","given":"M. T."}],"issued":{"date-parts":[["2016",11,30]]}}}],"schema":"https://github.com/citation-style-language/schema/raw/master/csl-citation.json"} </w:instrText>
      </w:r>
      <w:r w:rsidR="00230722" w:rsidRPr="00D36025">
        <w:fldChar w:fldCharType="separate"/>
      </w:r>
      <w:r w:rsidR="00DC4222" w:rsidRPr="00DC4222">
        <w:rPr>
          <w:vertAlign w:val="superscript"/>
        </w:rPr>
        <w:t>2</w:t>
      </w:r>
      <w:r w:rsidR="00230722" w:rsidRPr="00D36025">
        <w:fldChar w:fldCharType="end"/>
      </w:r>
      <w:r w:rsidRPr="00D36025">
        <w:t>, a loose excitation-inhibition (E/I) balance</w:t>
      </w:r>
      <w:r w:rsidR="00230722" w:rsidRPr="00D36025">
        <w:fldChar w:fldCharType="begin"/>
      </w:r>
      <w:r w:rsidR="00DC4222">
        <w:instrText xml:space="preserve"> ADDIN ZOTERO_ITEM CSL_CITATION {"citationID":"VNX8yQ2X","properties":{"formattedCitation":"\\super 3\\nosupersub{}","plainCitation":"3","noteIndex":0},"citationItems":[{"id":969,"uris":["http://zotero.org/groups/2782533/items/VFVYEXAH"],"uri":["http://zotero.org/groups/2782533/items/VFVYEXAH"],"itemData":{"id":969,"type":"article-journal","abstract":"Early in life, neural circuits are highly susceptible to outside influences. The organization of the primary auditory cortex (A1) in particular is governed by acoustic experience during the critical period, an epoch near the beginning of postnatal development throughout which cortical synapses and networks are especially plastic. This neonatal sensitivity to the pattern of sensory inputs is believed to be essential for constructing stable and adequately adapted representations of the auditory world and for the acquisition of language skills by children. One important principle of synaptic organization in mature brains is the balance between excitation and inhibition, which controls receptive field structure and spatiotemporal flow of neural activity, but it is unknown how and when this excitatory-inhibitory balance is initially established and calibrated. Here we use whole-cell recording to determine the processes underlying the development of synaptic receptive fields in rat A1. We find that, immediately after the onset of hearing, sensory-evoked excitatory and inhibitory responses are equally strong, although inhibition is less stimulus-selective and mismatched with excitation. However, during the third week of postnatal development, excitation and inhibition become highly correlated. Patterned sensory stimulation drives coordinated synaptic changes across receptive fields, rapidly improves excitatory-inhibitory coupling and prevents further exposure-induced modifications. Thus, the pace of cortical synaptic receptive field development is set by progressive, experience-dependent refinement of intracortical inhibition.","container-title":"Nature","DOI":"10.1038/nature09119","ISSN":"1476-4687","issue":"7300","journalAbbreviation":"Nature","language":"eng","note":"PMID: 20559387\nPMCID: PMC2888507","page":"932-936","source":"PubMed","title":"Developmental sensory experience balances cortical excitation and inhibition","volume":"465","author":[{"family":"Dorrn","given":"Anja L."},{"family":"Yuan","given":"Kexin"},{"family":"Barker","given":"Alison J."},{"family":"Schreiner","given":"Christoph E."},{"family":"Froemke","given":"Robert C."}],"issued":{"date-parts":[["2010",6,17]]}}}],"schema":"https://github.com/citation-style-language/schema/raw/master/csl-citation.json"} </w:instrText>
      </w:r>
      <w:r w:rsidR="00230722" w:rsidRPr="00D36025">
        <w:fldChar w:fldCharType="separate"/>
      </w:r>
      <w:r w:rsidR="00DC4222" w:rsidRPr="00DC4222">
        <w:rPr>
          <w:vertAlign w:val="superscript"/>
        </w:rPr>
        <w:t>3</w:t>
      </w:r>
      <w:r w:rsidR="00230722" w:rsidRPr="00D36025">
        <w:fldChar w:fldCharType="end"/>
      </w:r>
      <w:r w:rsidRPr="00D36025">
        <w:t>, and weak modulation by behavioral state</w:t>
      </w:r>
      <w:r w:rsidR="00230722" w:rsidRPr="00D36025">
        <w:fldChar w:fldCharType="begin"/>
      </w:r>
      <w:r w:rsidR="00D1268E">
        <w:instrText xml:space="preserve"> ADDIN ZOTERO_ITEM CSL_CITATION {"citationID":"To49tMaw","properties":{"formattedCitation":"\\super 4,5\\nosupersub{}","plainCitation":"4,5","noteIndex":0},"citationItems":[{"id":619,"uris":["http://zotero.org/groups/2749059/items/U7BK7JMP"],"uri":["http://zotero.org/groups/2749059/items/U7BK7JMP"],"itemData":{"id":619,"type":"article-journal","abstract":"During adulthood, electroencephalogram (EEG) recordings are used to distinguish wake, non-rapid eye movement sleep, and rapid eye movement sleep states. The close association between behavioral states and EEG rhythms is reached late during development, after birth in humans and by the end of the second postnatal week in rats and mice. This critical time is also when cortical activity switches from a discontinuous to a continuous pattern. We review the major cellular and network changes that can account for this transition. After this close link is established, new evidence suggests that the slow waves of non-rapid eye movement sleep may function as markers to track cortical development. However, before the EEG can be used to identify behavioral states, two distinct sleep phases--quiet sleep and active sleep--are identified based on behavioral criteria and muscle activity. During this early phase of development, cortical activity is far from being disorganized, despite the presence of long periods of neuronal silence and the poor modulation by behavioral states. Specific EEG patterns, such as spindle bursts and gamma oscillations, have been identified very early on and are believed to play a significant role in the refinement of brain circuits. Because most early EEG patterns do not map to a specific behavioral state, their contribution to the presumptive role of sleep in brain maturation remains to be established and should be a major focus for future research.","container-title":"Biological Psychiatry","DOI":"10.1016/j.biopsych.2014.12.017","ISSN":"1873-2402","issue":"12","journalAbbreviation":"Biol Psychiatry","language":"eng","note":"PMID: 25680672\nPMCID: PMC4444390","page":"1071-1078","source":"PubMed","title":"Cortical development, electroencephalogram rhythms, and the sleep/wake cycle","volume":"77","author":[{"family":"Cirelli","given":"Chiara"},{"family":"Tononi","given":"Giulio"}],"issued":{"date-parts":[["2015",6,15]]}}},{"id":23,"uris":["http://zotero.org/groups/2749059/items/V9REXAWA"],"uri":["http://zotero.org/groups/2749059/items/V9REXAWA"],"itemData":{"id":23,"type":"article-journal","abstract":"Monitoring the hypnotic component of anesthesia during surgeries is critical to prevent intraoperative awareness and reduce adverse side effects. For this purpose, electroencephalographic (EEG) methods complementing measures of autonomic functions and behavioral responses are in use in clinical practice. However, in human neonates and infants existing methods may be unreliable and the correlation between brain activity and anesthetic depth is still poorly understood. Here, we characterized the effects of different anesthetics on brain activity in neonatal mice and developed machine learning approaches to identify electrophysiological features predicting inspired or end-tidal anesthetic concentration as a proxy for anesthetic depth. We show that similar features from EEG recordings can be applied to predict anesthetic concentration in neonatal mice and humans. These results might support a novel strategy to monitor anesthetic depth in human newborns.","archive_location":"31191258","container-title":"Front Neural Circuits","DOI":"10.3389/fncir.2019.00038","ISSN":"1662-5110 (Electronic) 1662-5110 (Linking)","note":"edition: 2019/06/14","page":"38","title":"Neural Correlates of Anesthesia in Newborn Mice and Humans","volume":"13","author":[{"family":"Chini","given":"M."},{"family":"Gretenkord","given":"S."},{"family":"Kostka","given":"J. K."},{"family":"Popplau","given":"J. A."},{"family":"Cornelissen","given":"L."},{"family":"Berde","given":"C. B."},{"family":"Hanganu-Opatz","given":"I. L."},{"family":"Bitzenhofer","given":"S. H."}],"issued":{"date-parts":[["2019"]]}}}],"schema":"https://github.com/citation-style-language/schema/raw/master/csl-citation.json"} </w:instrText>
      </w:r>
      <w:r w:rsidR="00230722" w:rsidRPr="00D36025">
        <w:fldChar w:fldCharType="separate"/>
      </w:r>
      <w:r w:rsidR="00D1268E" w:rsidRPr="00D1268E">
        <w:rPr>
          <w:vertAlign w:val="superscript"/>
        </w:rPr>
        <w:t>4,5</w:t>
      </w:r>
      <w:r w:rsidR="00230722" w:rsidRPr="00D36025">
        <w:fldChar w:fldCharType="end"/>
      </w:r>
      <w:r w:rsidRPr="00D36025">
        <w:t xml:space="preserve">. Similar patterns of </w:t>
      </w:r>
      <w:r w:rsidR="00A0362D">
        <w:t xml:space="preserve">early </w:t>
      </w:r>
      <w:r w:rsidRPr="00D36025">
        <w:t>activity have been described in humans</w:t>
      </w:r>
      <w:r w:rsidR="00230722" w:rsidRPr="00D36025">
        <w:fldChar w:fldCharType="begin"/>
      </w:r>
      <w:r w:rsidR="00D1268E">
        <w:instrText xml:space="preserve"> ADDIN ZOTERO_ITEM CSL_CITATION {"citationID":"CHXNfGOO","properties":{"formattedCitation":"\\super 6\\nosupersub{}","plainCitation":"6","noteIndex":0},"citationItems":[{"id":77,"uris":["http://zotero.org/groups/2749059/items/AZEISS3C"],"uri":["http://zotero.org/groups/2749059/items/AZEISS3C"],"itemData":{"id":77,"type":"article-journal","abstract":"After having been in routine use for about half a century, neonatal EEG is currently facing unprecedented challenges in assessing and monitoring brain function during intensive care of preterm babies. It has therefore become increasingly important to understand the neurophysiological. processes underlying EEG activity, as well as to identify those features of brain activity that are essential for brain development. By integrating the existing literature from basic neuroscience to neonatal EEG, the present review proposes a simple, neurophysiologically and neuroanatomically based framework for neonatal EEG interpretation. This is composed of two developmental trajectories: one related to discrete spontaneous activity transients (SAT) and the other to the ongoing, apparently oscillatory EEG activity. This framework can readily be applied to clinical use. It may open novel avenues to automated analysis in EEG monitoring and, moreover, it may facilitate genuine translational research. (c) 2006 Elsevier Ltd. All rights reserved.","archive_location":"WOS:000242726200013","container-title":"Seminars in Fetal &amp; Neonatal Medicine","DOI":"10.1016/j.siny.2006.07.008","ISSN":"1744-165x","issue":"6","journalAbbreviation":"Semin Fetal Neonat M","language":"English","page":"471-478","title":"Development of neonatal EEG activity: From phenomenology to physiology","volume":"11","author":[{"family":"Vanhatalo","given":"S."},{"family":"Kaila","given":"K."}],"issued":{"date-parts":[["2006",12]]}}}],"schema":"https://github.com/citation-style-language/schema/raw/master/csl-citation.json"} </w:instrText>
      </w:r>
      <w:r w:rsidR="00230722" w:rsidRPr="00D36025">
        <w:fldChar w:fldCharType="separate"/>
      </w:r>
      <w:r w:rsidR="00D1268E" w:rsidRPr="00D1268E">
        <w:rPr>
          <w:vertAlign w:val="superscript"/>
        </w:rPr>
        <w:t>6</w:t>
      </w:r>
      <w:r w:rsidR="00230722" w:rsidRPr="00D36025">
        <w:fldChar w:fldCharType="end"/>
      </w:r>
      <w:r w:rsidRPr="00D36025">
        <w:t xml:space="preserve"> as well as in disparate model organisms ranging from fishes</w:t>
      </w:r>
      <w:r w:rsidR="00230722" w:rsidRPr="00D36025">
        <w:fldChar w:fldCharType="begin"/>
      </w:r>
      <w:r w:rsidR="00D1268E">
        <w:instrText xml:space="preserve"> ADDIN ZOTERO_ITEM CSL_CITATION {"citationID":"MGLTUTDM","properties":{"formattedCitation":"\\super 7\\nosupersub{}","plainCitation":"7","noteIndex":0},"citationItems":[{"id":632,"uris":["http://zotero.org/groups/2749059/items/7Z59UGZ9"],"uri":["http://zotero.org/groups/2749059/items/7Z59UGZ9"],"itemData":{"id":632,"type":"article-journal","abstract":"Spontaneous patterns of activity in the developing visual system may play an important role in shaping the brain for function. During the period 4-9 dpf (days post-fertilization), larval zebrafish learn to hunt prey, a behavior that is critically dependent on the optic tectum. However, how spontaneous activity develops in the tectum over this period and the effect of visual experience are unknown. Here we performed two-photon calcium imaging of GCaMP6s zebrafish larvae at all days from 4 to 9 dpf. Using recently developed graph theoretic techniques, we found significant changes in both single-cell and population activity characteristics over development. In particular, we identified days 5-6 as a critical moment in the reorganization of the underlying functional network. Altering visual experience early in development altered the statistics of tectal activity, and dark rearing also caused a long-lasting deficit in the ability to capture prey. Thus, tectal development is shaped by both intrinsic factors and visual experience.","container-title":"Current biology: CB","DOI":"10.1016/j.cub.2017.06.056","ISSN":"1879-0445","issue":"16","journalAbbreviation":"Curr Biol","language":"eng","note":"PMID: 28781054","page":"2407-2419.e4","source":"PubMed","title":"Spontaneous Activity in the Zebrafish Tectum Reorganizes over Development and Is Influenced by Visual Experience","volume":"27","author":[{"family":"Avitan","given":"Lilach"},{"family":"Pujic","given":"Zac"},{"family":"Mölter","given":"Jan"},{"family":"Van De Poll","given":"Matthew"},{"family":"Sun","given":"Biao"},{"family":"Teng","given":"Haotian"},{"family":"Amor","given":"Rumelo"},{"family":"Scott","given":"Ethan K."},{"family":"Goodhill","given":"Geoffrey J."}],"issued":{"date-parts":[["2017",8,21]]}}}],"schema":"https://github.com/citation-style-language/schema/raw/master/csl-citation.json"} </w:instrText>
      </w:r>
      <w:r w:rsidR="00230722" w:rsidRPr="00D36025">
        <w:fldChar w:fldCharType="separate"/>
      </w:r>
      <w:r w:rsidR="00D1268E" w:rsidRPr="00D1268E">
        <w:rPr>
          <w:vertAlign w:val="superscript"/>
        </w:rPr>
        <w:t>7</w:t>
      </w:r>
      <w:r w:rsidR="00230722" w:rsidRPr="00D36025">
        <w:fldChar w:fldCharType="end"/>
      </w:r>
      <w:r w:rsidRPr="00D36025">
        <w:t xml:space="preserve"> to flies</w:t>
      </w:r>
      <w:r w:rsidR="00230722" w:rsidRPr="00D36025">
        <w:fldChar w:fldCharType="begin"/>
      </w:r>
      <w:r w:rsidR="00D1268E">
        <w:instrText xml:space="preserve"> ADDIN ZOTERO_ITEM CSL_CITATION {"citationID":"hzimlyjr","properties":{"formattedCitation":"\\super 8\\nosupersub{}","plainCitation":"8","noteIndex":0},"citationItems":[{"id":633,"uris":["http://zotero.org/groups/2749059/items/EQ8F3LNM"],"uri":["http://zotero.org/groups/2749059/items/EQ8F3LNM"],"itemData":{"id":633,"type":"article-journal","abstract":"Stereotyped synaptic connections define the neural circuits of the brain. In vertebrates, stimulus-independent activity contributes to neural circuit formation. It is unknown whether this type of activity is a general feature of nervous system development. Here, we report patterned, stimulus-independent neural activity in the Drosophila visual system during synaptogenesis. Using in vivo calcium, voltage, and glutamate imaging, we found that all neurons participate in this spontaneous activity, which is characterized by brain-wide periodic active and silent phases. Glia are active in a complementary pattern. Each of the 15 of over 100 specific neuron types in the fly visual system examined exhibited a unique activity signature. The activity of neurons that are synaptic partners in the adult was highly correlated during development. We propose that this cell-type-specific activity coordinates the development of the functional circuitry of the adult brain.","container-title":"Neuron","DOI":"10.1016/j.neuron.2019.01.008","ISSN":"1097-4199","issue":"5","journalAbbreviation":"Neuron","language":"eng","note":"PMID: 30711355\nPMCID: PMC6437771","page":"894-904.e5","source":"PubMed","title":"Cell-type-Specific Patterned Stimulus-Independent Neuronal Activity in the Drosophila Visual System during Synapse Formation","volume":"101","author":[{"family":"Akin","given":"Orkun"},{"family":"Bajar","given":"Bryce T."},{"family":"Keles","given":"Mehmet F."},{"family":"Frye","given":"Mark A."},{"family":"Zipursky","given":"S. Lawrence"}],"issued":{"date-parts":[["2019",3,6]]}}}],"schema":"https://github.com/citation-style-language/schema/raw/master/csl-citation.json"} </w:instrText>
      </w:r>
      <w:r w:rsidR="00230722" w:rsidRPr="00D36025">
        <w:fldChar w:fldCharType="separate"/>
      </w:r>
      <w:r w:rsidR="00D1268E" w:rsidRPr="00D1268E">
        <w:rPr>
          <w:vertAlign w:val="superscript"/>
        </w:rPr>
        <w:t>8</w:t>
      </w:r>
      <w:r w:rsidR="00230722" w:rsidRPr="00D36025">
        <w:fldChar w:fldCharType="end"/>
      </w:r>
      <w:r w:rsidRPr="00D36025">
        <w:t>, and rodents</w:t>
      </w:r>
      <w:r w:rsidR="00230722" w:rsidRPr="00D36025">
        <w:fldChar w:fldCharType="begin"/>
      </w:r>
      <w:r w:rsidR="00D1268E">
        <w:instrText xml:space="preserve"> ADDIN ZOTERO_ITEM CSL_CITATION {"citationID":"IPMAtUTG","properties":{"formattedCitation":"\\super 9\\nosupersub{}","plainCitation":"9","noteIndex":0},"citationItems":[{"id":472,"uris":["http://zotero.org/groups/2749059/items/GQB7C9W4"],"uri":["http://zotero.org/groups/2749059/items/GQB7C9W4"],"itemData":{"id":472,"type":"article-journal","abstract":"Sensorimotor coordination emerges early in development. The maturation period is characterized by the establishment of somatotopic cortical maps(1,2), the emergence of long-range cortical connections(3), heightened experience-dependent plasticity(4-7) and spontaneous uncoordinated skeletal movement(8,9). How these various processes cooperate to allow the somatosensory system to form a three-dimensional representation of the body is not known. In the visual system, interactions between spontaneous network patterns and afferent activity have been suggested to be vital for normal development(10,11). Although several intrinsic cortical patterns of correlated neuronal activity have been described in developing somatosensory cortex in vitro(12-14), the in vivo patterns in the critical developmental period and the influence of physiological sensory inputs on these patterns remain unknown. We report here that in the intact somatosensory cortex of the newborn rat in vivo, spatially confined spindle bursts represent the first and only organized network pattern. The localized spindles are selectively triggered in a somatotopic manner by spontaneous muscle twitches(8,9), motor patterns analogous to human fetal movements(15,16). We suggest that the interaction between movement-triggered sensory feedback signals and self-organized spindle oscillations shapes the formation of cortical connections required for sensorimotor coordination.","archive_location":"WOS:000225597200049","container-title":"Nature","DOI":"10.1038/nature03132","ISSN":"0028-0836","issue":"7018","journalAbbreviation":"Nature","language":"English","page":"758-761","title":"Early motor activity drives spindle bursts in the developing somatosensory cortex","volume":"432","author":[{"family":"Khazipov","given":"R."},{"family":"Sirota","given":"A."},{"family":"Leinekugel","given":"X."},{"family":"Holmes","given":"G. L."},{"family":"Ben-Arf","given":"Y."},{"family":"Buzsaki","given":"G."}],"issued":{"date-parts":[["2004",12,9]]}}}],"schema":"https://github.com/citation-style-language/schema/raw/master/csl-citation.json"} </w:instrText>
      </w:r>
      <w:r w:rsidR="00230722" w:rsidRPr="00D36025">
        <w:fldChar w:fldCharType="separate"/>
      </w:r>
      <w:r w:rsidR="00D1268E" w:rsidRPr="00D1268E">
        <w:rPr>
          <w:vertAlign w:val="superscript"/>
        </w:rPr>
        <w:t>9</w:t>
      </w:r>
      <w:r w:rsidR="00230722" w:rsidRPr="00D36025">
        <w:fldChar w:fldCharType="end"/>
      </w:r>
      <w:r w:rsidRPr="00D36025">
        <w:t xml:space="preserve"> to brain organoids</w:t>
      </w:r>
      <w:r w:rsidR="00230722" w:rsidRPr="00D36025">
        <w:fldChar w:fldCharType="begin"/>
      </w:r>
      <w:r w:rsidR="00D1268E">
        <w:instrText xml:space="preserve"> ADDIN ZOTERO_ITEM CSL_CITATION {"citationID":"PCIPy5WO","properties":{"formattedCitation":"\\super 10\\nosupersub{}","plainCitation":"10","noteIndex":0},"citationItems":[{"id":95,"uris":["http://zotero.org/groups/2749059/items/HAPC9XBM"],"uri":["http://zotero.org/groups/2749059/items/HAPC9XBM"],"itemData":{"id":95,"type":"article-journal","abstract":"Structural and transcriptional changes during early brain maturation follow fixed developmental programs defined by genetics. However, whether this is true for functional network activity remains unknown, primarily due to experimental inaccessibility of the initial stages of the living human brain. Here, we developed human cortical organoids that dynamically change cellular populations during maturation and exhibited consistent increases in electrical activity over the span of several months. The spontaneous network formation displayed periodic and regular oscillatory events that were dependent on glutamatergic and GABAergic signaling. The oscillatory activity transitioned to more spatiotemporally irregular patterns, and synchronous network events resembled features similar to those observed in preterm human electroencephalography. These results show that the development of structured network activity in a human neocortex model may follow stable genetic programming. Our approach provides opportunities for investigating and manipulating the role of network activity in the developing human cortex.","archive_location":"WOS:000488977500012","container-title":"Cell Stem Cell","DOI":"10.1016/j.stem.2019.08.002","ISSN":"1934-5909","issue":"4","journalAbbreviation":"Cell Stem Cell","language":"English","page":"558-569","title":"Complex Oscillatory Waves Emerging from Cortical Organoids Model Early Human Brain Network Development","volume":"25","author":[{"family":"Trujillo","given":"C. A."},{"family":"Gao","given":"R."},{"family":"Negraes","given":"P. D."},{"family":"Gu","given":"J."},{"family":"Buchanan","given":"J."},{"family":"Preissl","given":"S."},{"family":"Wang","given":"A."},{"family":"Wu","given":"W."},{"family":"Haddad","given":"G. G."},{"family":"Chaim","given":"I. A."},{"family":"Domissy","given":"A."},{"family":"Vandenberghe","given":"M."},{"family":"Devor","given":"A."},{"family":"Yeo","given":"G. W."},{"family":"Voytek","given":"B."},{"family":"Muotri","given":"A. R."}],"issued":{"date-parts":[["2019",10,3]]}}}],"schema":"https://github.com/citation-style-language/schema/raw/master/csl-citation.json"} </w:instrText>
      </w:r>
      <w:r w:rsidR="00230722" w:rsidRPr="00D36025">
        <w:fldChar w:fldCharType="separate"/>
      </w:r>
      <w:r w:rsidR="00D1268E" w:rsidRPr="00D1268E">
        <w:rPr>
          <w:vertAlign w:val="superscript"/>
        </w:rPr>
        <w:t>10</w:t>
      </w:r>
      <w:r w:rsidR="00230722" w:rsidRPr="00D36025">
        <w:fldChar w:fldCharType="end"/>
      </w:r>
      <w:r w:rsidRPr="00D36025">
        <w:t>. As brain networks mature, they gradually evolve into exhibiting motives with adult-like spatiotemporal properties. Oscillatory events become more rhythmic, increasing their amplitude and average frequency</w:t>
      </w:r>
      <w:r w:rsidR="00230722" w:rsidRPr="00D36025">
        <w:fldChar w:fldCharType="begin"/>
      </w:r>
      <w:r w:rsidR="00D1268E">
        <w:instrText xml:space="preserve"> ADDIN ZOTERO_ITEM CSL_CITATION {"citationID":"qwMwHYtZ","properties":{"formattedCitation":"\\super 11\\nosupersub{}","plainCitation":"11","noteIndex":0},"citationItems":[{"id":709,"uris":["http://zotero.org/groups/2749059/items/H5RUJPQU"],"uri":["http://zotero.org/groups/2749059/items/H5RUJPQU"],"itemData":{"id":709,"type":"article-journal","abstract":"Gamma oscillations are a prominent activity pattern in the cerebral cortex. While gamma rhythms have been extensively studied in the adult prefrontal cortex in the context of cognitive (dys)functions, little is known about their development. We addressed this issue by using extracellular recordings and optogenetic stimulations in mice across postnatal development. We show that fast rhythmic activity in the prefrontal cortex becomes prominent during the second postnatal week. While initially at about 15 Hz, fast oscillatory activity progressively accelerates with age and stabilizes within gamma frequency range (30–80 Hz) during the fourth postnatal week. Activation of layer 2/3 pyramidal neurons drives fast oscillations throughout development, yet the acceleration of their frequency follows similar temporal dynamics as the maturation of fast-spiking interneurons. These findings uncover the development of prefrontal gamma activity and provide a framework to examine the origin of abnormal gamma activity in neurodevelopmental disorders.","container-title":"eLife","DOI":"10.7554/eLife.56795","ISSN":"2050-084X","note":"publisher: eLife Sciences Publications, Ltd","page":"e56795","source":"eLife","title":"Gamma activity accelerates during prefrontal development","volume":"9","author":[{"family":"Bitzenhofer","given":"Sebastian H"},{"family":"Pöpplau","given":"Jastyn A"},{"family":"Hanganu-Opatz","given":"Ileana"}],"editor":[{"family":"Vinck","given":"Martin"},{"family":"Colgin","given":"Laura L"},{"family":"Perrenoud","given":"Quentin"},{"family":"Moore","given":"Christopher I"}],"issued":{"date-parts":[["2020",11,18]]}}}],"schema":"https://github.com/citation-style-language/schema/raw/master/csl-citation.json"} </w:instrText>
      </w:r>
      <w:r w:rsidR="00230722" w:rsidRPr="00D36025">
        <w:fldChar w:fldCharType="separate"/>
      </w:r>
      <w:r w:rsidR="00D1268E" w:rsidRPr="00D1268E">
        <w:rPr>
          <w:vertAlign w:val="superscript"/>
        </w:rPr>
        <w:t>11</w:t>
      </w:r>
      <w:r w:rsidR="00230722" w:rsidRPr="00D36025">
        <w:fldChar w:fldCharType="end"/>
      </w:r>
      <w:r w:rsidRPr="00D36025">
        <w:t xml:space="preserve">, </w:t>
      </w:r>
      <w:r w:rsidR="00294343" w:rsidRPr="00D36025">
        <w:t>oscillation patterns become more complex</w:t>
      </w:r>
      <w:r w:rsidR="00294343" w:rsidRPr="00D36025">
        <w:fldChar w:fldCharType="begin"/>
      </w:r>
      <w:r w:rsidR="00D1268E">
        <w:instrText xml:space="preserve"> ADDIN ZOTERO_ITEM CSL_CITATION {"citationID":"1XEERHPz","properties":{"formattedCitation":"\\super 10\\nosupersub{}","plainCitation":"10","noteIndex":0},"citationItems":[{"id":95,"uris":["http://zotero.org/groups/2749059/items/HAPC9XBM"],"uri":["http://zotero.org/groups/2749059/items/HAPC9XBM"],"itemData":{"id":95,"type":"article-journal","abstract":"Structural and transcriptional changes during early brain maturation follow fixed developmental programs defined by genetics. However, whether this is true for functional network activity remains unknown, primarily due to experimental inaccessibility of the initial stages of the living human brain. Here, we developed human cortical organoids that dynamically change cellular populations during maturation and exhibited consistent increases in electrical activity over the span of several months. The spontaneous network formation displayed periodic and regular oscillatory events that were dependent on glutamatergic and GABAergic signaling. The oscillatory activity transitioned to more spatiotemporally irregular patterns, and synchronous network events resembled features similar to those observed in preterm human electroencephalography. These results show that the development of structured network activity in a human neocortex model may follow stable genetic programming. Our approach provides opportunities for investigating and manipulating the role of network activity in the developing human cortex.","archive_location":"WOS:000488977500012","container-title":"Cell Stem Cell","DOI":"10.1016/j.stem.2019.08.002","ISSN":"1934-5909","issue":"4","journalAbbreviation":"Cell Stem Cell","language":"English","page":"558-569","title":"Complex Oscillatory Waves Emerging from Cortical Organoids Model Early Human Brain Network Development","volume":"25","author":[{"family":"Trujillo","given":"C. A."},{"family":"Gao","given":"R."},{"family":"Negraes","given":"P. D."},{"family":"Gu","given":"J."},{"family":"Buchanan","given":"J."},{"family":"Preissl","given":"S."},{"family":"Wang","given":"A."},{"family":"Wu","given":"W."},{"family":"Haddad","given":"G. G."},{"family":"Chaim","given":"I. A."},{"family":"Domissy","given":"A."},{"family":"Vandenberghe","given":"M."},{"family":"Devor","given":"A."},{"family":"Yeo","given":"G. W."},{"family":"Voytek","given":"B."},{"family":"Muotri","given":"A. R."}],"issued":{"date-parts":[["2019",10,3]]}}}],"schema":"https://github.com/citation-style-language/schema/raw/master/csl-citation.json"} </w:instrText>
      </w:r>
      <w:r w:rsidR="00294343" w:rsidRPr="00D36025">
        <w:fldChar w:fldCharType="separate"/>
      </w:r>
      <w:r w:rsidR="00D1268E" w:rsidRPr="00D1268E">
        <w:rPr>
          <w:vertAlign w:val="superscript"/>
        </w:rPr>
        <w:t>10</w:t>
      </w:r>
      <w:r w:rsidR="00294343" w:rsidRPr="00D36025">
        <w:fldChar w:fldCharType="end"/>
      </w:r>
      <w:r w:rsidR="00294343" w:rsidRPr="00D36025">
        <w:t xml:space="preserve">, </w:t>
      </w:r>
      <w:r w:rsidRPr="00D36025">
        <w:t>E</w:t>
      </w:r>
      <w:r w:rsidR="00DC4222">
        <w:t>-</w:t>
      </w:r>
      <w:r w:rsidRPr="00D36025">
        <w:t xml:space="preserve">I </w:t>
      </w:r>
      <w:r w:rsidR="00DC4222">
        <w:t>ratio decreases</w:t>
      </w:r>
      <w:r w:rsidR="00DC4222">
        <w:fldChar w:fldCharType="begin"/>
      </w:r>
      <w:r w:rsidR="00D1268E">
        <w:instrText xml:space="preserve"> ADDIN ZOTERO_ITEM CSL_CITATION {"citationID":"0cNDMEIj","properties":{"formattedCitation":"\\super 12\\nosupersub{}","plainCitation":"12","noteIndex":0},"citationItems":[{"id":1145,"uris":["http://zotero.org/groups/2782533/items/7835UZJP"],"uri":["http://zotero.org/groups/2782533/items/7835UZJP"],"itemData":{"id":1145,"type":"article-journal","abstract":"In adult cortices, the ratio of excitatory and inhibitory conductances (E/I ratio) is presumably balanced across a wide range of stimulus conditions. However, it is unknown how the E/I ratio is postnatally regulated, when the strength of synapses are rapidly changing. Yet, understanding of such a process is critically important, because there are numerous neuropsychological disorders, such as autism, epilepsy and schizophrenia, are associated with disturbed E/I balances. Here we directly measured the E/I ratio underlying locally induced synaptic conductances in principal neurons from postnatal day 8 through 60. We found that 1) within each developmental period, the E/I ratio across 4 major cortical layers was maintained at a similar value under wide range of stimulation intensities; and 2) there was a rapid developmental decrease in the E/I ratio, which occurred within a sensitive period between P8 to P18 with exception of layer II/III. By comparing the excitatory and inhibitory conductances, as well as key synaptic protein expressions, we found a net increase in the number and strength of inhibitory, but not excitatory synapses, is responsible for the developmental decrease in the E/I ratio in the barrel cortex. The inhibitory markers were intrinsically co-regulated, gave rise to a sharp increase in the inhibitory conductance from P8 to P18. These results suggest that the tightly regulated E/I ratios in adults cortex is a result of drastic changes in relative weight of inhibitory but not excitatory synapses during critical period, and the local inhibitory structural changes are the underpinning of altered E/I ratio across postnatal development.","container-title":"Neuroscience","DOI":"10.1016/j.neuroscience.2010.11.045","ISSN":"0306-4522","journalAbbreviation":"Neuroscience","note":"PMID: 21115101\nPMCID: PMC3020261","page":"10-25","source":"PubMed Central","title":"Developmental maturation of excitation and inhibition balance in principal neurons across four layers of somatosensory cortex","volume":"174","author":[{"family":"Zhang","given":"Zhi"},{"family":"Jiao","given":"Yuan-Yuan"},{"family":"Sun","given":"Qian-Quan"}],"issued":{"date-parts":[["2011",2,3]]}}}],"schema":"https://github.com/citation-style-language/schema/raw/master/csl-citation.json"} </w:instrText>
      </w:r>
      <w:r w:rsidR="00DC4222">
        <w:fldChar w:fldCharType="separate"/>
      </w:r>
      <w:r w:rsidR="00D1268E" w:rsidRPr="00D1268E">
        <w:rPr>
          <w:vertAlign w:val="superscript"/>
        </w:rPr>
        <w:t>12</w:t>
      </w:r>
      <w:r w:rsidR="00DC4222">
        <w:fldChar w:fldCharType="end"/>
      </w:r>
      <w:r w:rsidR="00DC4222">
        <w:t xml:space="preserve"> and</w:t>
      </w:r>
      <w:r w:rsidRPr="00D36025">
        <w:t xml:space="preserve"> tightens</w:t>
      </w:r>
      <w:r w:rsidR="00DC4222">
        <w:t xml:space="preserve"> on a temporal scale</w:t>
      </w:r>
      <w:r w:rsidR="00230722" w:rsidRPr="00D36025">
        <w:fldChar w:fldCharType="begin"/>
      </w:r>
      <w:r w:rsidR="00D1268E">
        <w:instrText xml:space="preserve"> ADDIN ZOTERO_ITEM CSL_CITATION {"citationID":"T23jpZwX","properties":{"formattedCitation":"\\super 3,13\\nosupersub{}","plainCitation":"3,13","noteIndex":0},"citationItems":[{"id":969,"uris":["http://zotero.org/groups/2782533/items/VFVYEXAH"],"uri":["http://zotero.org/groups/2782533/items/VFVYEXAH"],"itemData":{"id":969,"type":"article-journal","abstract":"Early in life, neural circuits are highly susceptible to outside influences. The organization of the primary auditory cortex (A1) in particular is governed by acoustic experience during the critical period, an epoch near the beginning of postnatal development throughout which cortical synapses and networks are especially plastic. This neonatal sensitivity to the pattern of sensory inputs is believed to be essential for constructing stable and adequately adapted representations of the auditory world and for the acquisition of language skills by children. One important principle of synaptic organization in mature brains is the balance between excitation and inhibition, which controls receptive field structure and spatiotemporal flow of neural activity, but it is unknown how and when this excitatory-inhibitory balance is initially established and calibrated. Here we use whole-cell recording to determine the processes underlying the development of synaptic receptive fields in rat A1. We find that, immediately after the onset of hearing, sensory-evoked excitatory and inhibitory responses are equally strong, although inhibition is less stimulus-selective and mismatched with excitation. However, during the third week of postnatal development, excitation and inhibition become highly correlated. Patterned sensory stimulation drives coordinated synaptic changes across receptive fields, rapidly improves excitatory-inhibitory coupling and prevents further exposure-induced modifications. Thus, the pace of cortical synaptic receptive field development is set by progressive, experience-dependent refinement of intracortical inhibition.","container-title":"Nature","DOI":"10.1038/nature09119","ISSN":"1476-4687","issue":"7300","journalAbbreviation":"Nature","language":"eng","note":"PMID: 20559387\nPMCID: PMC2888507","page":"932-936","source":"PubMed","title":"Developmental sensory experience balances cortical excitation and inhibition","volume":"465","author":[{"family":"Dorrn","given":"Anja L."},{"family":"Yuan","given":"Kexin"},{"family":"Barker","given":"Alison J."},{"family":"Schreiner","given":"Christoph E."},{"family":"Froemke","given":"Robert C."}],"issued":{"date-parts":[["2010",6,17]]}}},{"id":1059,"uris":["http://zotero.org/groups/2782533/items/FKMPT39Q"],"uri":["http://zotero.org/groups/2782533/items/FKMPT39Q"],"itemData":{"id":1059,"type":"article-journal","abstract":"Excitation is balanced by inhibition to cortical neurons across a wide range of conditions. To understand how this relationship is maintained, we broadly suppressed the activity of parvalbumin-expressing (PV+) inhibitory neurons and asked how this affected the balance of excitation and inhibition throughout auditory cortex. Activating archaerhodopsin in PV+ neurons effectively suppressed them in layer 4. However, the resulting increase in excitation outweighed Arch suppression and produced a net increase in PV+ activity in downstream layers. Consequently, suppressing PV+ neurons did not reduce inhibition to principal neurons (PNs) but instead resulted in a tightly coordinated increase in both excitation and inhibition. The increase in inhibition constrained the magnitude of PN spiking responses to the increase in excitation and produced nonlinear changes in spike tuning. Excitatory-inhibitory rebalancing is mediated by strong PN-PV+ connectivity within and between layers and is likely engaged during normal cortical operation to ensure balance in downstream neurons.","container-title":"Neuron","DOI":"10.1016/j.neuron.2018.01.045","ISSN":"1097-4199","issue":"6","journalAbbreviation":"Neuron","language":"eng","note":"PMID: 29503186\nPMCID: PMC5875716","page":"1341-1355.e6","source":"PubMed","title":"Rapid Rebalancing of Excitation and Inhibition by Cortical Circuitry","volume":"97","author":[{"family":"Moore","given":"Alexandra K."},{"family":"Weible","given":"Aldis P."},{"family":"Balmer","given":"Timothy S."},{"family":"Trussell","given":"Laurence O."},{"family":"Wehr","given":"Michael"}],"issued":{"date-parts":[["2018",3,21]]}}}],"schema":"https://github.com/citation-style-language/schema/raw/master/csl-citation.json"} </w:instrText>
      </w:r>
      <w:r w:rsidR="00230722" w:rsidRPr="00D36025">
        <w:fldChar w:fldCharType="separate"/>
      </w:r>
      <w:r w:rsidR="00D1268E" w:rsidRPr="00D1268E">
        <w:rPr>
          <w:vertAlign w:val="superscript"/>
        </w:rPr>
        <w:t>3,13</w:t>
      </w:r>
      <w:r w:rsidR="00230722" w:rsidRPr="00D36025">
        <w:fldChar w:fldCharType="end"/>
      </w:r>
      <w:r w:rsidRPr="00D36025">
        <w:t xml:space="preserve">, and brain activity </w:t>
      </w:r>
      <w:proofErr w:type="spellStart"/>
      <w:r w:rsidRPr="00D36025">
        <w:t>decorrelates</w:t>
      </w:r>
      <w:proofErr w:type="spellEnd"/>
      <w:r w:rsidRPr="00D36025">
        <w:t xml:space="preserve"> and sparsifies</w:t>
      </w:r>
      <w:r w:rsidR="00230722" w:rsidRPr="00D36025">
        <w:fldChar w:fldCharType="begin"/>
      </w:r>
      <w:r w:rsidR="00D1268E">
        <w:instrText xml:space="preserve"> ADDIN ZOTERO_ITEM CSL_CITATION {"citationID":"lfPLRTYQ","properties":{"formattedCitation":"\\super 14,15\\nosupersub{}","plainCitation":"14,15","noteIndex":0},"citationItems":[{"id":490,"uris":["http://zotero.org/groups/2749059/items/2Y95MF9T"],"uri":["http://zotero.org/groups/2749059/items/2Y95MF9T"],"itemData":{"id":490,"type":"article-journal","abstract":"During neocortical development, neurons exhibit highly synchronized patterns of spontaneous activity, with correlated bursts of action potential firing dominating network activity. This early activity is eventually replaced by more sparse and decorrelated firing of cortical neurons, which modeling studies predict is a network state that is better suited for efficient neural coding. The precise time course and mechanisms of this crucial transition in cortical network activity have not been characterized in vivo. We used in vivo two-photon calcium imaging in combination with whole-cell recordings in both unanesthetized and anesthetized mice to monitor how spontaneous activity patterns in ensembles of layer 2/3 neurons of barrel cortex mature during postnatal development. We find that, as early as postnatal day 4, activity is highly synchronous within local clusters of neurons. At the end of the second postnatal week, neocortical networks undergo a transition to a much more desynchronized state that lacks a clear spatial structure. Strikingly, deprivation of sensory input from the periphery had no effect on the time course of this transition. Therefore, developmental desynchronization of spontaneous neuronal activity is a fundamental network transition in the neocortex that appears to be intrinsically generated.","archive_location":"WOS:000269518500013","container-title":"Journal of Neuroscience","DOI":"10.1523/Jneurosci.2012-09.2009","ISSN":"0270-6474","issue":"35","journalAbbreviation":"J Neurosci","language":"English","page":"10890-10899","title":"Internally Mediated Developmental Desynchronization of Neocortical Network Activity","volume":"29","author":[{"family":"Golshani","given":"P."},{"family":"Goncalves","given":"J. T."},{"family":"Khoshkhoo","given":"S."},{"family":"Mostany","given":"R."},{"family":"Smirnakis","given":"S."},{"family":"Portera-Cailliau","given":"C."}],"issued":{"date-parts":[["2009",9,2]]}}},{"id":126,"uris":["http://zotero.org/groups/2749059/items/M8NMPGTG"],"uri":["http://zotero.org/groups/2749059/items/M8NMPGTG"],"itemData":{"id":126,"type":"article-journal","abstract":"Eye-opening represents a turning point in the function of the visual cortex. Before eye-opening, the visual cortex is largely devoid of sensory inputs and neuronal activities are generated intrinsically. After eye-opening, the cortex starts to integrate visual information. Here we used in vivo two-photon calcium imaging to explore the developmental changes of the mouse visual cortex by analyzing the ongoing spontaneous activity. We found that before eye-opening, the activity of layer 2/3 neurons consists predominantly of slow wave oscillations. These waves were first detected at postnatal day 8 (P8). Their initial very low frequency (0.01 Hz) gradually increased during development to approximate to 0.5 Hz in adults. Before eye-opening, a large fraction of neurons (&gt;75%) was active during each wave. One day after eye-opening, this dense mode of recruitment changed to a sparse mode with only 36% of active neurons per wave. This was followed by a progressive decrease during the following weeks, reaching 12% of active neurons per wave in adults. The possible role of visual experience for this process of sparsification was investigated by analyzing dark-reared mice. We found that sparsification also occurred in these mice, but that the switch from a dense to a sparse activity pattern was delayed by 3-4 days as compared with normally-reared mice. These results reveal a modulatory contribution of visual experience during the first days after eye-opening, but an overall dominating role of intrinsic factors. We propose that the transformation in network activity from dense to sparse is a prerequisite for the changed cortical function at eye-opening.","archive_location":"WOS:000269481000057","container-title":"Proceedings of the National Academy of Sciences of the United States of America","DOI":"10.1073/pnas.0907660106","ISSN":"0027-8424","issue":"35","journalAbbreviation":"P Natl Acad Sci USA","language":"English","page":"15049-15054","title":"Sparsification of neuronal activity in the visual cortex at eye-opening","volume":"106","author":[{"family":"Rochefort","given":"N. L."},{"family":"Garaschuk","given":"O."},{"family":"Milos","given":"R. I."},{"family":"Narushima","given":"M."},{"family":"Marandi","given":"N."},{"family":"Pichler","given":"B."},{"family":"Kovalchuk","given":"Y."},{"family":"Konnerth","given":"A."}],"issued":{"date-parts":[["2009",9,1]]}}}],"schema":"https://github.com/citation-style-language/schema/raw/master/csl-citation.json"} </w:instrText>
      </w:r>
      <w:r w:rsidR="00230722" w:rsidRPr="00D36025">
        <w:fldChar w:fldCharType="separate"/>
      </w:r>
      <w:r w:rsidR="00D1268E" w:rsidRPr="00D1268E">
        <w:rPr>
          <w:vertAlign w:val="superscript"/>
        </w:rPr>
        <w:t>14,15</w:t>
      </w:r>
      <w:r w:rsidR="00230722" w:rsidRPr="00D36025">
        <w:fldChar w:fldCharType="end"/>
      </w:r>
      <w:r w:rsidRPr="00D36025">
        <w:t xml:space="preserve">. </w:t>
      </w:r>
      <w:r w:rsidR="00E93167" w:rsidRPr="00D36025">
        <w:t xml:space="preserve">The relationship between decorrelation and </w:t>
      </w:r>
      <w:r w:rsidR="0051185A">
        <w:t>E-I ratio</w:t>
      </w:r>
      <w:r w:rsidR="00E93167" w:rsidRPr="00D36025">
        <w:t xml:space="preserve"> has been the subject of extensive experimental and theoretical work in the adult brain</w:t>
      </w:r>
      <w:r w:rsidR="00E93167" w:rsidRPr="00D36025">
        <w:fldChar w:fldCharType="begin"/>
      </w:r>
      <w:r w:rsidR="00D1268E">
        <w:instrText xml:space="preserve"> ADDIN ZOTERO_ITEM CSL_CITATION {"citationID":"8yF8fVxN","properties":{"formattedCitation":"\\super 16\\uc0\\u8211{}18\\nosupersub{}","plainCitation":"16–18","noteIndex":0},"citationItems":[{"id":1110,"uris":["http://zotero.org/groups/2782533/items/CQBZGYVT"],"uri":["http://zotero.org/groups/2782533/items/CQBZGYVT"],"itemData":{"id":1110,"type":"article-journal","abstract":"Both theoretical and experimental evidence indicate that synaptic excitation and inhibition in the cerebral cortex are well-balanced during the resting state and sensory processing. Here, we briefly summarize the evidence for how neural circuits are adjusted to achieve this balance. Then, we discuss how such excitatory and inhibitory balance shapes stimulus representation and information propagation, two basic functions of neural coding. We also point out the benefit of adopting such a balance during neural coding. We conclude that excitatory and inhibitory balance may be a fundamental mechanism underlying efficient coding.","container-title":"Frontiers in Neuroscience","DOI":"10.3389/fnins.2018.00046","ISSN":"1662-4548","journalAbbreviation":"Front Neurosci","language":"eng","note":"PMID: 29456491\nPMCID: PMC5801300","page":"46","source":"PubMed","title":"Synaptic E-I Balance Underlies Efficient Neural Coding","volume":"12","author":[{"family":"Zhou","given":"Shanglin"},{"family":"Yu","given":"Yuguo"}],"issued":{"date-parts":[["2018"]]}}},{"id":1113,"uris":["http://zotero.org/groups/2782533/items/4BSX4XRW"],"uri":["http://zotero.org/groups/2782533/items/4BSX4XRW"],"itemData":{"id":1113,"type":"article-journal","abstract":"The precise mechanism by which synaptic excitation and inhibition interact with each other in odor coding through the unique dendrodendritic synaptic microcircuits present in olfactory bulb is unknown. Here a scaled-up model of the mitral-granule cell network in the rodent olfactory bulb is used to analyze dendrodendritic processing of experimentally determined odor patterns. We found that the interaction between excitation and inhibition is responsible for two fundamental computational mechanisms: (1) a balanced excitation/inhibition in strongly activated mitral cells, leading to a sparse representation of odorant input, and (2) an unbalanced excitation/inhibition (inhibition dominated) in surrounding weakly activated mitral cells, leading to lateral inhibition. These results suggest how both mechanisms can carry information about the input patterns, with optimal level of synaptic excitation and inhibition producing the highest level of sparseness and decorrelation in the network response. The results suggest how the learning process, through the emergent development of these mechanisms, can enhance odor representation of olfactory bulb.","container-title":"The Journal of Neuroscience: The Official Journal of the Society for Neuroscience","DOI":"10.1523/JNEUROSCI.1834-14.2014","ISSN":"1529-2401","issue":"41","journalAbbreviation":"J Neurosci","language":"eng","note":"PMID: 25297097\nPMCID: PMC4188968","page":"13701-13713","source":"PubMed","title":"Sparse coding and lateral inhibition arising from balanced and unbalanced dendrodendritic excitation and inhibition","volume":"34","author":[{"family":"Yu","given":"Yuguo"},{"family":"Migliore","given":"Michele"},{"family":"Hines","given":"Michael L."},{"family":"Shepherd","given":"Gordon M."}],"issued":{"date-parts":[["2014",10,8]]}}},{"id":1107,"uris":["http://zotero.org/groups/2782533/items/NQP9L88S"],"uri":["http://zotero.org/groups/2782533/items/NQP9L88S"],"itemData":{"id":1107,"type":"article-journal","abstract":"The repertoire of neural activity patterns that a cortical network can produce constrains the ability of the network to transfer and process information. Here, we measured activity patterns obtained from multisite local field potential recordings in cortex cultures, urethane-anesthetized rats, and awake macaque monkeys. First, we quantified the information capacity of the pattern repertoire of ongoing and stimulus-evoked activity using Shannon entropy. Next, we quantified the efficacy of information transmission between stimulus and response using mutual information. By systematically changing the ratio of excitation/inhibition (E/I) in vitro and in a network model, we discovered that both information capacity and information transmission are maximized at a particular intermediate E/I, at which ongoing activity emerges as neuronal avalanches. Next, we used our in vitro and model results to correctly predict in vivo information capacity and interactions between neuronal groups during ongoing activity. Close agreement between our experiments and model suggest that neuronal avalanches and peak information capacity arise because of criticality and are general properties of cortical networks with balanced E/I.","container-title":"The Journal of Neuroscience: The Official Journal of the Society for Neuroscience","DOI":"10.1523/JNEUROSCI.4637-10.2011","ISSN":"1529-2401","issue":"1","journalAbbreviation":"J Neurosci","language":"eng","note":"PMID: 21209189\nPMCID: PMC3082868","page":"55-63","source":"PubMed","title":"Information capacity and transmission are maximized in balanced cortical networks with neuronal avalanches","volume":"31","author":[{"family":"Shew","given":"Woodrow L."},{"family":"Yang","given":"Hongdian"},{"family":"Yu","given":"Shan"},{"family":"Roy","given":"Rajarshi"},{"family":"Plenz","given":"Dietmar"}],"issued":{"date-parts":[["2011",1,5]]}}}],"schema":"https://github.com/citation-style-language/schema/raw/master/csl-citation.json"} </w:instrText>
      </w:r>
      <w:r w:rsidR="00E93167" w:rsidRPr="00D36025">
        <w:fldChar w:fldCharType="separate"/>
      </w:r>
      <w:r w:rsidR="00D1268E" w:rsidRPr="00D1268E">
        <w:rPr>
          <w:vertAlign w:val="superscript"/>
        </w:rPr>
        <w:t>16–18</w:t>
      </w:r>
      <w:r w:rsidR="00E93167" w:rsidRPr="00D36025">
        <w:fldChar w:fldCharType="end"/>
      </w:r>
      <w:r w:rsidR="00E93167" w:rsidRPr="00D36025">
        <w:t xml:space="preserve">. </w:t>
      </w:r>
      <w:proofErr w:type="spellStart"/>
      <w:r w:rsidR="00F7565C" w:rsidRPr="00D36025">
        <w:t>Decorrelated</w:t>
      </w:r>
      <w:proofErr w:type="spellEnd"/>
      <w:r w:rsidR="00F7565C" w:rsidRPr="00D36025">
        <w:t xml:space="preserve"> and s</w:t>
      </w:r>
      <w:r w:rsidRPr="00D36025">
        <w:t>parse</w:t>
      </w:r>
      <w:r w:rsidR="00F7565C" w:rsidRPr="00D36025">
        <w:t xml:space="preserve"> </w:t>
      </w:r>
      <w:r w:rsidRPr="00D36025">
        <w:t xml:space="preserve">activity is a hallmark of adult </w:t>
      </w:r>
      <w:r w:rsidR="00720C5F" w:rsidRPr="00D36025">
        <w:t>spike trains</w:t>
      </w:r>
      <w:r w:rsidR="00230722" w:rsidRPr="00D36025">
        <w:fldChar w:fldCharType="begin"/>
      </w:r>
      <w:r w:rsidR="00D1268E">
        <w:instrText xml:space="preserve"> ADDIN ZOTERO_ITEM CSL_CITATION {"citationID":"W7lAZHYp","properties":{"formattedCitation":"\\super 19,20\\nosupersub{}","plainCitation":"19,20","noteIndex":0},"citationItems":[{"id":931,"uris":["http://zotero.org/groups/2812647/items/2KFT9TIE"],"uri":["http://zotero.org/groups/2812647/items/2KFT9TIE"],"itemData":{"id":931,"type":"article-journal","abstract":"Several theoretical, computational, and experimental studies suggest that neurons encode sensory information using a small number of active neurons at any given point in time. This strategy, referred to as 'sparse coding', could possibly confer several advantages. First, it allows for increased storage capacity in associative memories; second, it makes the structure in natural signals explicit; third, it represents complex data in a way that is easier to read out at subsequent levels of processing; and fourth, it saves energy. Recent physiological recordings from sensory neurons have indicated that sparse coding could be a ubiquitous strategy employed in several different modalities across different organisms.","container-title":"Current Opinion in Neurobiology","DOI":"10.1016/j.conb.2004.07.007","ISSN":"0959-4388","issue":"4","journalAbbreviation":"Curr Opin Neurobiol","language":"eng","note":"PMID: 15321069","page":"481-487","source":"PubMed","title":"Sparse coding of sensory inputs","volume":"14","author":[{"family":"Olshausen","given":"Bruno A."},{"family":"Field","given":"David J."}],"issued":{"date-parts":[["2004",8]]}}},{"id":1101,"uris":["http://zotero.org/groups/2782533/items/ZZKY5BP3"],"uri":["http://zotero.org/groups/2782533/items/ZZKY5BP3"],"itemData":{"id":1101,"type":"article-journal","abstract":"Theoretical studies suggest that primary visual cortex (area V1) uses a sparse code to efficiently represent natural scenes. This issue was investigated by recording from V1 neurons in awake behaving macaques during both free viewing of natural scenes and conditions simulating natural vision. Stimulation of the nonclassical receptive field increases the selectivity and sparseness of individual V1 neurons, increases the sparseness of the population response distribution, and strongly decorrelates the responses of neuron pairs. These effects are due to both excitatory and suppressive modulation of the classical receptive field by the nonclassical receptive field and do not depend critically on the spatiotemporal structure of the stimuli. During natural vision, the classical and nonclassical receptive fields function together to form a sparse representation of the visual world. This sparse code may be computationally efficient for both early vision and higher visual processing.","container-title":"Science (New York, N.Y.)","DOI":"10.1126/science.287.5456.1273","ISSN":"0036-8075","issue":"5456","journalAbbreviation":"Science","language":"eng","note":"PMID: 10678835","page":"1273-1276","source":"PubMed","title":"Sparse coding and decorrelation in primary visual cortex during natural vision","volume":"287","author":[{"family":"Vinje","given":"W. E."},{"family":"Gallant","given":"J. L."}],"issued":{"date-parts":[["2000",2,18]]}}}],"schema":"https://github.com/citation-style-language/schema/raw/master/csl-citation.json"} </w:instrText>
      </w:r>
      <w:r w:rsidR="00230722" w:rsidRPr="00D36025">
        <w:fldChar w:fldCharType="separate"/>
      </w:r>
      <w:r w:rsidR="00D1268E" w:rsidRPr="00D1268E">
        <w:rPr>
          <w:vertAlign w:val="superscript"/>
        </w:rPr>
        <w:t>19,20</w:t>
      </w:r>
      <w:r w:rsidR="00230722" w:rsidRPr="00D36025">
        <w:fldChar w:fldCharType="end"/>
      </w:r>
      <w:r w:rsidRPr="00D36025">
        <w:t xml:space="preserve"> and artificial neural networks alike</w:t>
      </w:r>
      <w:r w:rsidR="00230722" w:rsidRPr="00D36025">
        <w:fldChar w:fldCharType="begin"/>
      </w:r>
      <w:r w:rsidR="00D1268E">
        <w:instrText xml:space="preserve"> ADDIN ZOTERO_ITEM CSL_CITATION {"citationID":"2iNrJ2E0","properties":{"formattedCitation":"\\super 21\\uc0\\u8211{}23\\nosupersub{}","plainCitation":"21–23","noteIndex":0},"citationItems":[{"id":975,"uris":["http://zotero.org/groups/2782533/items/8YFFJVID"],"uri":["http://zotero.org/groups/2782533/items/8YFFJVID"],"itemData":{"id":975,"type":"paper-conference","abstract":"We have used information-theoretic ideas to derive a class of practical  and nearly optimal schemes for adapting the size of a neural  network. By removing unimportant weights from a network, several  improvements can be expected: better generalization, fewer  training examples required, and improved speed of learning and/or  classification. The basic idea is to use second-derivative information  to make a tradeoff between network complexity and training  set error. Experiments confirm the usefulness of the methods on a  real-world application.  1 INTRODUCTION  Most successful applications of neural network learning to real-world problems have been achieved using highly structured networks of rather large size [for example (Waibel, 1989; LeCun et al., 1990)]. As applications become more complex, the networks will presumably become even larger and more structured. Design tools and techniques for comparing different architectures and minimizing the network size will be needed. More impor...","container-title":"Advances in Neural Information Processing Systems","page":"598–605","publisher":"Morgan Kaufmann","source":"CiteSeer","title":"Optimal Brain Damage","author":[{"family":"Cun","given":"Yann Le"},{"family":"Denker","given":"John S."},{"family":"Solla","given":"Sara A."}],"issued":{"date-parts":[["1990"]]}}},{"id":978,"uris":["http://zotero.org/groups/2782533/items/5HHZ7Z64"],"uri":["http://zotero.org/groups/2782533/items/5HHZ7Z64"],"itemData":{"id":978,"type":"article-journal","abstract":"Neural network pruning techniques can reduce the parameter counts of trained networks by over 90%, decreasing storage requirements and improving computational performance of inference without compromising accuracy. However, contemporary experience is that the sparse architectures produced by pruning are difficult to train from the start, which would similarly improve training performance. We find that a standard pruning technique naturally uncovers subnetworks whose initializations made them capable of training effectively. Based on these results, we articulate the \"lottery ticket hypothesis:\" dense, randomly-initialized, feed-forward networks contain subnetworks (\"winning tickets\") that - when trained in isolation - reach test accuracy comparable to the original network in a similar number of iterations. The winning tickets we find have won the initialization lottery: their connections have initial weights that make training particularly effective. We present an algorithm to identify winning tickets and a series of experiments that support the lottery ticket hypothesis and the importance of these fortuitous initializations. We consistently find winning tickets that are less than 10-20% of the size of several fully-connected and convolutional feed-forward architectures for MNIST and CIFAR10. Above this size, the winning tickets that we find learn faster than the original network and reach higher test accuracy.","container-title":"arXiv:1803.03635 [cs]","note":"arXiv: 1803.03635","source":"arXiv.org","title":"The Lottery Ticket Hypothesis: Finding Sparse, Trainable Neural Networks","title-short":"The Lottery Ticket Hypothesis","URL":"http://arxiv.org/abs/1803.03635","author":[{"family":"Frankle","given":"Jonathan"},{"family":"Carbin","given":"Michael"}],"accessed":{"date-parts":[["2021",4,7]]},"issued":{"date-parts":[["2019",3,4]]}}},{"id":1103,"uris":["http://zotero.org/groups/2782533/items/5WF5UPK4"],"uri":["http://zotero.org/groups/2782533/items/5WF5UPK4"],"itemData":{"id":1103,"type":"article-journal","abstract":"One major challenge in training Deep Neural Networks is preventing overfitting. Many techniques such as data augmentation and novel regularizers such as Dropout have been proposed to prevent overfitting without requiring a massive amount of training data. In this work, we propose a new regularizer called DeCov which leads to significantly reduced overfitting (as indicated by the difference between train and val performance), and better generalization. Our regularizer encourages diverse or non-redundant representations in Deep Neural Networks by minimizing the cross-covariance of hidden activations. This simple intuition has been explored in a number of past works but surprisingly has never been applied as a regularizer in supervised learning. Experiments across a range of datasets and network architectures show that this loss always reduces overfitting while almost always maintaining or increasing generalization performance and often improving performance over Dropout.","container-title":"arXiv:1511.06068 [cs, stat]","note":"arXiv: 1511.06068","source":"arXiv.org","title":"Reducing Overfitting in Deep Networks by Decorrelating Representations","URL":"http://arxiv.org/abs/1511.06068","author":[{"family":"Cogswell","given":"Michael"},{"family":"Ahmed","given":"Faruk"},{"family":"Girshick","given":"Ross"},{"family":"Zitnick","given":"Larry"},{"family":"Batra","given":"Dhruv"}],"accessed":{"date-parts":[["2021",4,28]]},"issued":{"date-parts":[["2016",6,10]]}}}],"schema":"https://github.com/citation-style-language/schema/raw/master/csl-citation.json"} </w:instrText>
      </w:r>
      <w:r w:rsidR="00230722" w:rsidRPr="00D36025">
        <w:fldChar w:fldCharType="separate"/>
      </w:r>
      <w:r w:rsidR="00D1268E" w:rsidRPr="00D1268E">
        <w:rPr>
          <w:vertAlign w:val="superscript"/>
        </w:rPr>
        <w:t>21–23</w:t>
      </w:r>
      <w:r w:rsidR="00230722" w:rsidRPr="00D36025">
        <w:fldChar w:fldCharType="end"/>
      </w:r>
      <w:r w:rsidR="00A0362D">
        <w:t>. Th</w:t>
      </w:r>
      <w:r w:rsidR="0051185A">
        <w:t xml:space="preserve">is activity pattern </w:t>
      </w:r>
      <w:r w:rsidRPr="00D36025">
        <w:t>bears important functional consequences, as it allows for efficient storing and retrieval of information</w:t>
      </w:r>
      <w:r w:rsidR="00A0362D">
        <w:t>,</w:t>
      </w:r>
      <w:r w:rsidRPr="00D36025">
        <w:t xml:space="preserve"> while minimizing energy consumption</w:t>
      </w:r>
      <w:r w:rsidR="00230722" w:rsidRPr="00D36025">
        <w:fldChar w:fldCharType="begin"/>
      </w:r>
      <w:r w:rsidR="00D1268E">
        <w:instrText xml:space="preserve"> ADDIN ZOTERO_ITEM CSL_CITATION {"citationID":"RicVPjCW","properties":{"formattedCitation":"\\super 19,21,22\\nosupersub{}","plainCitation":"19,21,22","noteIndex":0},"citationItems":[{"id":975,"uris":["http://zotero.org/groups/2782533/items/8YFFJVID"],"uri":["http://zotero.org/groups/2782533/items/8YFFJVID"],"itemData":{"id":975,"type":"paper-conference","abstract":"We have used information-theoretic ideas to derive a class of practical  and nearly optimal schemes for adapting the size of a neural  network. By removing unimportant weights from a network, several  improvements can be expected: better generalization, fewer  training examples required, and improved speed of learning and/or  classification. The basic idea is to use second-derivative information  to make a tradeoff between network complexity and training  set error. Experiments confirm the usefulness of the methods on a  real-world application.  1 INTRODUCTION  Most successful applications of neural network learning to real-world problems have been achieved using highly structured networks of rather large size [for example (Waibel, 1989; LeCun et al., 1990)]. As applications become more complex, the networks will presumably become even larger and more structured. Design tools and techniques for comparing different architectures and minimizing the network size will be needed. More impor...","container-title":"Advances in Neural Information Processing Systems","page":"598–605","publisher":"Morgan Kaufmann","source":"CiteSeer","title":"Optimal Brain Damage","author":[{"family":"Cun","given":"Yann Le"},{"family":"Denker","given":"John S."},{"family":"Solla","given":"Sara A."}],"issued":{"date-parts":[["1990"]]}}},{"id":978,"uris":["http://zotero.org/groups/2782533/items/5HHZ7Z64"],"uri":["http://zotero.org/groups/2782533/items/5HHZ7Z64"],"itemData":{"id":978,"type":"article-journal","abstract":"Neural network pruning techniques can reduce the parameter counts of trained networks by over 90%, decreasing storage requirements and improving computational performance of inference without compromising accuracy. However, contemporary experience is that the sparse architectures produced by pruning are difficult to train from the start, which would similarly improve training performance. We find that a standard pruning technique naturally uncovers subnetworks whose initializations made them capable of training effectively. Based on these results, we articulate the \"lottery ticket hypothesis:\" dense, randomly-initialized, feed-forward networks contain subnetworks (\"winning tickets\") that - when trained in isolation - reach test accuracy comparable to the original network in a similar number of iterations. The winning tickets we find have won the initialization lottery: their connections have initial weights that make training particularly effective. We present an algorithm to identify winning tickets and a series of experiments that support the lottery ticket hypothesis and the importance of these fortuitous initializations. We consistently find winning tickets that are less than 10-20% of the size of several fully-connected and convolutional feed-forward architectures for MNIST and CIFAR10. Above this size, the winning tickets that we find learn faster than the original network and reach higher test accuracy.","container-title":"arXiv:1803.03635 [cs]","note":"arXiv: 1803.03635","source":"arXiv.org","title":"The Lottery Ticket Hypothesis: Finding Sparse, Trainable Neural Networks","title-short":"The Lottery Ticket Hypothesis","URL":"http://arxiv.org/abs/1803.03635","author":[{"family":"Frankle","given":"Jonathan"},{"family":"Carbin","given":"Michael"}],"accessed":{"date-parts":[["2021",4,7]]},"issued":{"date-parts":[["2019",3,4]]}}},{"id":931,"uris":["http://zotero.org/groups/2812647/items/2KFT9TIE"],"uri":["http://zotero.org/groups/2812647/items/2KFT9TIE"],"itemData":{"id":931,"type":"article-journal","abstract":"Several theoretical, computational, and experimental studies suggest that neurons encode sensory information using a small number of active neurons at any given point in time. This strategy, referred to as 'sparse coding', could possibly confer several advantages. First, it allows for increased storage capacity in associative memories; second, it makes the structure in natural signals explicit; third, it represents complex data in a way that is easier to read out at subsequent levels of processing; and fourth, it saves energy. Recent physiological recordings from sensory neurons have indicated that sparse coding could be a ubiquitous strategy employed in several different modalities across different organisms.","container-title":"Current Opinion in Neurobiology","DOI":"10.1016/j.conb.2004.07.007","ISSN":"0959-4388","issue":"4","journalAbbreviation":"Curr Opin Neurobiol","language":"eng","note":"PMID: 15321069","page":"481-487","source":"PubMed","title":"Sparse coding of sensory inputs","volume":"14","author":[{"family":"Olshausen","given":"Bruno A."},{"family":"Field","given":"David J."}],"issued":{"date-parts":[["2004",8]]}}}],"schema":"https://github.com/citation-style-language/schema/raw/master/csl-citation.json"} </w:instrText>
      </w:r>
      <w:r w:rsidR="00230722" w:rsidRPr="00D36025">
        <w:fldChar w:fldCharType="separate"/>
      </w:r>
      <w:r w:rsidR="00D1268E" w:rsidRPr="00D1268E">
        <w:rPr>
          <w:vertAlign w:val="superscript"/>
        </w:rPr>
        <w:t>19,21,22</w:t>
      </w:r>
      <w:r w:rsidR="00230722" w:rsidRPr="00D36025">
        <w:fldChar w:fldCharType="end"/>
      </w:r>
      <w:r w:rsidRPr="00D36025">
        <w:t xml:space="preserve">. </w:t>
      </w:r>
      <w:r w:rsidR="00E93167" w:rsidRPr="00D36025">
        <w:t xml:space="preserve">However, whether changes in </w:t>
      </w:r>
      <w:r w:rsidR="0051185A">
        <w:t>E-I ratio</w:t>
      </w:r>
      <w:r w:rsidR="00E93167" w:rsidRPr="00D36025">
        <w:t xml:space="preserve"> </w:t>
      </w:r>
      <w:r w:rsidR="00D86360" w:rsidRPr="00D36025">
        <w:t>underlie</w:t>
      </w:r>
      <w:r w:rsidR="00E93167" w:rsidRPr="00D36025">
        <w:t xml:space="preserve"> the developmental decorrelation of brain activity is not yet clear. The (</w:t>
      </w:r>
      <w:proofErr w:type="spellStart"/>
      <w:r w:rsidR="00E93167" w:rsidRPr="00D36025">
        <w:t>pato</w:t>
      </w:r>
      <w:proofErr w:type="spellEnd"/>
      <w:r w:rsidR="00E93167" w:rsidRPr="00D36025">
        <w:t xml:space="preserve">)physiological relevance of this process is underscored by the fact that </w:t>
      </w:r>
      <w:r w:rsidR="00A26704" w:rsidRPr="00D36025">
        <w:t>a</w:t>
      </w:r>
      <w:r w:rsidR="00381B93" w:rsidRPr="00D36025">
        <w:t xml:space="preserve">ltered </w:t>
      </w:r>
      <w:r w:rsidR="0051185A">
        <w:t>E-I ratio</w:t>
      </w:r>
      <w:r w:rsidR="00381B93" w:rsidRPr="00D36025">
        <w:t xml:space="preserve"> is shared across several neurodevelopmental disorders, such as autism</w:t>
      </w:r>
      <w:r w:rsidR="00381B93" w:rsidRPr="00D36025">
        <w:fldChar w:fldCharType="begin"/>
      </w:r>
      <w:r w:rsidR="00D1268E">
        <w:instrText xml:space="preserve"> ADDIN ZOTERO_ITEM CSL_CITATION {"citationID":"RKKoUdla","properties":{"formattedCitation":"\\super 24\\uc0\\u8211{}28\\nosupersub{}","plainCitation":"24–28","noteIndex":0},"citationItems":[{"id":956,"uris":["http://zotero.org/groups/2782533/items/ALH7PD5I"],"uri":["http://zotero.org/groups/2782533/items/ALH7PD5I"],"itemData":{"id":956,"type":"article-journal","abstract":"Excitation-inhibition (E:I) imbalance is theorized as an important pathophysiological mechanism in autism. Autism affects males more frequently than females and sex-related mechanisms (e.g., X-linked genes, androgen hormones) can influence E:I balance. This suggests that E:I imbalance may affect autism differently in males versus females. With a combination of in-silico modeling and in-vivo chemogenetic manipulations in mice, we first show that a time-series metric estimated from fMRI BOLD signal, the Hurst exponent (H), can be an index for underlying change in the synaptic E:I ratio. In autism we find that H is reduced, indicating increased excitation, in the medial prefrontal cortex (MPFC) of autistic males but not females. Increasingly intact MPFC H is also associated with heightened ability to behaviorally camouflage social-communicative difficulties, but only in autistic females. This work suggests that H in BOLD can index synaptic E:I ratio and that E:I imbalance affects autistic males and females differently.","container-title":"eLife","DOI":"10.7554/eLife.55684","ISSN":"2050-084X","journalAbbreviation":"Elife","language":"eng","note":"PMID: 32746967\nPMCID: PMC7402681","source":"PubMed","title":"Intrinsic excitation-inhibition imbalance affects medial prefrontal cortex differently in autistic men versus women","volume":"9","author":[{"family":"Trakoshis","given":"Stavros"},{"family":"Martínez-Cañada","given":"Pablo"},{"family":"Rocchi","given":"Federico"},{"family":"Canella","given":"Carola"},{"family":"You","given":"Wonsang"},{"family":"Chakrabarti","given":"Bhismadev"},{"family":"Ruigrok","given":"Amber Nv"},{"family":"Bullmore","given":"Edward T."},{"family":"Suckling","given":"John"},{"family":"Markicevic","given":"Marija"},{"family":"Zerbi","given":"Valerio"},{"literal":"MRC AIMS Consortium"},{"family":"Baron-Cohen","given":"Simon"},{"family":"Gozzi","given":"Alessandro"},{"family":"Lai","given":"Meng-Chuan"},{"family":"Panzeri","given":"Stefano"},{"family":"Lombardo","given":"Michael V."}],"issued":{"date-parts":[["2020",8,4]]}}},{"id":867,"uris":["http://zotero.org/groups/2749059/items/FRGQQFA4"],"uri":["http://zotero.org/groups/2749059/items/FRGQQFA4"],"itemData":{"id":867,"type":"article-journal","abstract":"Distinct genetic forms of autism are hypothesized to share a common increase in excitation-inhibition (E-I) ratio in cerebral cortex, causing hyperexcitability and excess spiking. We provide a systematic test of this hypothesis across 4 mouse models (Fmr1-/y, Cntnap2-/-, 16p11.2del/+, Tsc2+/-), focusing on somatosensory cortex. All autism mutants showed reduced feedforward inhibition in layer 2/3 coupled with more modest, variable reduction in feedforward excitation, driving a common increase in E-I conductance ratio. Despite this, feedforward spiking, synaptic depolarization, and spontaneous spiking were largely normal. Modeling revealed that E and I conductance changes in each mutant were quantitatively matched to yield stable, not increased, synaptic depolarization for cells near spike threshold. Correspondingly, whisker-evoked spiking was not increased in vivo despite detectably reduced inhibition. Thus, elevated E-I ratio is a common circuit phenotype but appears to reflect homeostatic stabilization of synaptic drive rather than driving network hyperexcitability in autism.","container-title":"Neuron","DOI":"10.1016/j.neuron.2018.12.026","ISSN":"1097-4199","issue":"4","journalAbbreviation":"Neuron","language":"eng","note":"PMID: 30679017\nPMCID: PMC6733271","page":"648-661.e4","source":"PubMed","title":"Increased Excitation-Inhibition Ratio Stabilizes Synapse and Circuit Excitability in Four Autism Mouse Models","volume":"101","author":[{"family":"Antoine","given":"Michelle W."},{"family":"Langberg","given":"Tomer"},{"family":"Schnepel","given":"Philipp"},{"family":"Feldman","given":"Daniel E."}],"issued":{"date-parts":[["2019",2,20]]}}},{"id":1085,"uris":["http://zotero.org/groups/2782533/items/UCXBH5GY"],"uri":["http://zotero.org/groups/2782533/items/UCXBH5GY"],"itemData":{"id":1085,"type":"article-journal","abstract":"In 2003 Rubenstein and Merzenich hypothesized that some forms of Autism (ASD) might be caused by a reduction in signal-to-noise in key neural circuits, which could be the result of changes in excitatory-inhibitory (E-I) balance. Here, we have clarified the concept of E-I balance, and updated the original hypothesis in light of the field's increasingly sophisticated understanding of neuronal circuits. We discuss how specific developmental mechanisms, which reduce inhibition, affect cortical and hippocampal functions. After describing how mutations of some ASD genes disrupt inhibition in mice, we close by suggesting that E-I balance represents an organizing framework for understanding findings related to pathophysiology and for identifying appropriate treatments.","container-title":"Molecular Psychiatry","DOI":"10.1038/s41380-019-0426-0","ISSN":"1476-5578","issue":"9","journalAbbreviation":"Mol Psychiatry","language":"eng","note":"PMID: 31089192\nPMCID: PMC6742424","page":"1248-1257","source":"PubMed","title":"Excitation-inhibition balance as a framework for investigating mechanisms in neuropsychiatric disorders","volume":"24","author":[{"family":"Sohal","given":"Vikaas S."},{"family":"Rubenstein","given":"John L. R."}],"issued":{"date-parts":[["2019",9]]}}},{"id":1088,"uris":["http://zotero.org/groups/2782533/items/DK3X9WIX"],"uri":["http://zotero.org/groups/2782533/items/DK3X9WIX"],"itemData":{"id":1088,"type":"article-journal","abstract":"Autism Spectrum Disorders (ASD) and Schizophrenia (SCZ) are cognitive disorders with complex genetic architectures but overlapping behavioral phenotypes, which suggests common pathway perturbations. Multiple lines of evidence implicate imbalances in excitatory and inhibitory activity (E/I imbalance) as a shared pathophysiological mechanism. Thus, understanding the molecular underpinnings of E/I imbalance may provide essential insight into the etiology of these disorders and may uncover novel targets for future drug discovery. Here, we review key genetic, physiological, neuropathological, functional, and pathway studies that suggest alterations to excitatory/inhibitory circuits are keys to ASD and SCZ pathogenesis.","container-title":"Current Molecular Medicine","DOI":"10.2174/1566524015666150303003028","ISSN":"1875-5666","issue":"2","journalAbbreviation":"Curr Mol Med","language":"eng","note":"PMID: 25732149\nPMCID: PMC4721588","page":"146-167","source":"PubMed","title":"Common mechanisms of excitatory and inhibitory imbalance in schizophrenia and autism spectrum disorders","volume":"15","author":[{"family":"Gao","given":"R."},{"family":"Penzes","given":"P."}],"issued":{"date-parts":[["2015"]]}}},{"id":449,"uris":["http://zotero.org/groups/2749059/items/ECD3V5BM"],"uri":["http://zotero.org/groups/2749059/items/ECD3V5BM"],"itemData":{"id":449,"type":"article-journal","abstract":"In leading models of Autism Spectrum Disorder, and in human data, the efficacy of outgoing cortical connectivity transitions from overly exuberant to languid from early development to adulthood. This transition begs the question of whether the early enhancement in excitation might be a common driver, across etiologies, of these symptoms. We directly tested this concept by chemogenetically driving neuronal activity in neocortical neurons during postnatal days 4-14. Hyperexcitation of Emx1-, but not dopamine transporter-, parvalbumin-, or Dlx5/6-expressing neurons led to decreased social interaction and increased grooming activity in adult animals. In vivo optogenetic interrogation in adults revealed decreased baseline but increased stimulus-evoked firing rates of pyramidal neurons, impaired recruitment of inhibitory neurons and reduced cortico-striatal communication. These results directly support the prediction that changed firing in developing circuits irreversibly alters adult circuit function that leads to maladaptive changes in behaviors. This experimental approach offers a valuable platform to study the impact of disruption of developmental neural activity on the formation and function of adult neural circuits and behavior.","container-title":"bioRxiv","DOI":"10.1101/2020.01.18.911347","page":"2020.01.18.911347","title":"Selective Postnatal Excitation of Neocortical Pyramidal Neurons Results in Distinctive Behavioral and Circuit Deficits in Adulthood","author":[{"family":"Medendorp","given":"William E."},{"family":"Pal","given":"Akash"},{"family":"Waddell","given":"Madison"},{"family":"Björefeldt","given":"Andreas"},{"family":"Moore","given":"Christopher I."},{"family":"Hochgeschwender","given":"Ute"}],"issued":{"date-parts":[["2020"]]}}}],"schema":"https://github.com/citation-style-language/schema/raw/master/csl-citation.json"} </w:instrText>
      </w:r>
      <w:r w:rsidR="00381B93" w:rsidRPr="00D36025">
        <w:fldChar w:fldCharType="separate"/>
      </w:r>
      <w:r w:rsidR="00D1268E" w:rsidRPr="00D1268E">
        <w:rPr>
          <w:vertAlign w:val="superscript"/>
        </w:rPr>
        <w:t>24–28</w:t>
      </w:r>
      <w:r w:rsidR="00381B93" w:rsidRPr="00D36025">
        <w:fldChar w:fldCharType="end"/>
      </w:r>
      <w:r w:rsidR="00381B93" w:rsidRPr="00D36025">
        <w:t xml:space="preserve"> and schizophrenia</w:t>
      </w:r>
      <w:r w:rsidR="00381B93" w:rsidRPr="00D36025">
        <w:fldChar w:fldCharType="begin"/>
      </w:r>
      <w:r w:rsidR="00D1268E">
        <w:instrText xml:space="preserve"> ADDIN ZOTERO_ITEM CSL_CITATION {"citationID":"nmKyI2ge","properties":{"formattedCitation":"\\super 27,29\\nosupersub{}","plainCitation":"27,29","noteIndex":0},"citationItems":[{"id":1088,"uris":["http://zotero.org/groups/2782533/items/DK3X9WIX"],"uri":["http://zotero.org/groups/2782533/items/DK3X9WIX"],"itemData":{"id":1088,"type":"article-journal","abstract":"Autism Spectrum Disorders (ASD) and Schizophrenia (SCZ) are cognitive disorders with complex genetic architectures but overlapping behavioral phenotypes, which suggests common pathway perturbations. Multiple lines of evidence implicate imbalances in excitatory and inhibitory activity (E/I imbalance) as a shared pathophysiological mechanism. Thus, understanding the molecular underpinnings of E/I imbalance may provide essential insight into the etiology of these disorders and may uncover novel targets for future drug discovery. Here, we review key genetic, physiological, neuropathological, functional, and pathway studies that suggest alterations to excitatory/inhibitory circuits are keys to ASD and SCZ pathogenesis.","container-title":"Current Molecular Medicine","DOI":"10.2174/1566524015666150303003028","ISSN":"1875-5666","issue":"2","journalAbbreviation":"Curr Mol Med","language":"eng","note":"PMID: 25732149\nPMCID: PMC4721588","page":"146-167","source":"PubMed","title":"Common mechanisms of excitatory and inhibitory imbalance in schizophrenia and autism spectrum disorders","volume":"15","author":[{"family":"Gao","given":"R."},{"family":"Penzes","given":"P."}],"issued":{"date-parts":[["2015"]]}}},{"id":1090,"uris":["http://zotero.org/groups/2782533/items/MP3WSVTL"],"uri":["http://zotero.org/groups/2782533/items/MP3WSVTL"],"itemData":{"id":1090,"type":"article-journal","abstract":"Elucidating the prefrontal cortical microcircuit has been challenging, given its role in multiple complex behaviors, including working memory, cognitive flexibility, attention, social interaction and emotional regulation. Additionally, previous methodological limitations made it difficult to parse out the contribution of certain neuronal subpopulations in refining cortical representations. However, growing evidence supports a fundamental role of fast-spiking parvalbumin (PV) GABAergic interneurons in regulating pyramidal neuron activity to drive appropriate behavioral responses. Further, their function is heavily diminished in the prefrontal cortex (PFC) in numerous psychiatric diseases, including schizophrenia and autism. Previous research has demonstrated the importance of the optimal balance of excitation and inhibition (E/I) in cortical circuits in maintaining the efficiency of cortical information processing. Although we are still unraveling the mechanisms of information representation in the PFC, the E/I balance seems to be crucial, as pharmacological, chemogenetic and optogenetic approaches for disrupting E/I balance induce impairments in a range of PFC-dependent behaviors. In this review, we will explore two key hypotheses. First, PV interneurons are powerful regulators of E/I balance in the PFC, and help optimize the representation and processing of supramodal information in PFC. Second, diminishing the function of PV interneurons is sufficient to generate an elaborate symptom sequelae corresponding to those observed in a range of psychiatric diseases. Then, using this framework, we will speculate on whether this circuitry could represent a platform for the development of therapeutic interventions in disorders of PFC function.","container-title":"Frontiers in Neural Circuits","DOI":"10.3389/fncir.2018.00037","ISSN":"1662-5110","journalAbbreviation":"Front Neural Circuits","language":"eng","note":"PMID: 29867371\nPMCID: PMC5964203","page":"37","source":"PubMed","title":"PV Interneurons: Critical Regulators of E/I Balance for Prefrontal Cortex-Dependent Behavior and Psychiatric Disorders","title-short":"PV Interneurons","volume":"12","author":[{"family":"Ferguson","given":"Brielle R."},{"family":"Gao","given":"Wen-Jun"}],"issued":{"date-parts":[["2018"]]}}}],"schema":"https://github.com/citation-style-language/schema/raw/master/csl-citation.json"} </w:instrText>
      </w:r>
      <w:r w:rsidR="00381B93" w:rsidRPr="00D36025">
        <w:fldChar w:fldCharType="separate"/>
      </w:r>
      <w:r w:rsidR="00D1268E" w:rsidRPr="00D1268E">
        <w:rPr>
          <w:vertAlign w:val="superscript"/>
        </w:rPr>
        <w:t>27,29</w:t>
      </w:r>
      <w:r w:rsidR="00381B93" w:rsidRPr="00D36025">
        <w:fldChar w:fldCharType="end"/>
      </w:r>
      <w:r w:rsidR="00A0362D">
        <w:t xml:space="preserve"> and these</w:t>
      </w:r>
      <w:r w:rsidR="00DC4222">
        <w:t xml:space="preserve"> </w:t>
      </w:r>
      <w:r w:rsidR="00381B93" w:rsidRPr="00D36025">
        <w:t>dis</w:t>
      </w:r>
      <w:r w:rsidR="00E93167" w:rsidRPr="00D36025">
        <w:t>eases</w:t>
      </w:r>
      <w:r w:rsidR="00381B93" w:rsidRPr="00D36025">
        <w:t xml:space="preserve"> have also been linked to altered levels of correlated activity in </w:t>
      </w:r>
      <w:r w:rsidR="00916748" w:rsidRPr="00D36025">
        <w:t>animal</w:t>
      </w:r>
      <w:r w:rsidR="00381B93" w:rsidRPr="00D36025">
        <w:t xml:space="preserve"> models</w:t>
      </w:r>
      <w:r w:rsidR="00381B93" w:rsidRPr="00D36025">
        <w:fldChar w:fldCharType="begin"/>
      </w:r>
      <w:r w:rsidR="00D1268E">
        <w:instrText xml:space="preserve"> ADDIN ZOTERO_ITEM CSL_CITATION {"citationID":"ZBkosVuC","properties":{"formattedCitation":"\\super 30\\uc0\\u8211{}32\\nosupersub{}","plainCitation":"30–32","noteIndex":0},"citationItems":[{"id":1119,"uris":["http://zotero.org/groups/2782533/items/786W4RJA"],"uri":["http://zotero.org/groups/2782533/items/786W4RJA"],"itemData":{"id":1119,"type":"article-journal","abstract":"BACKGROUND: Deep layer excitatory circuits in the prefrontal cortex represent the strongest locus for genetic convergence in autism, but specific abnormalities within these circuits that mediate key features of autism, such as cognitive or attentional deficits, remain unknown. Attention normally increases the sensitivity of neural populations to incoming signals by decorrelating ongoing cortical circuit activity. Here, we investigated whether mechanisms underlying this phenomenon might be disrupted within deep layer prefrontal circuits in mouse models of autism.\nMETHODS: We isolated deep layer prefrontal circuits in brain slices then used single-photon GCaMP imaging to record activity from many (50 to 100) neurons simultaneously to study patterns of spontaneous activity generated by these circuits under normal conditions and in two etiologically distinct models of autism: mice exposed to valproic acid in utero and Fmr1 knockout mice.\nRESULTS: We found that modest doses of the cholinergic agonist carbachol normally decorrelate spontaneous activity generated by deep layer prefrontal networks. This effect was disrupted in both valproic acid-exposed and Fmr1 knockout mice but intact following other manipulations that did not model autism.\nCONCLUSIONS: Our results suggest that cholinergic modulation may contribute to attention by acting on local cortical microcircuits to decorrelate spontaneous activity. Furthermore, defects in this mechanism represent a microcircuit-level endophenotype that could link diverse genetic and developmental disruptions to attentional deficits in autism. Future studies could elucidate pathways leading from various etiologies to this circuit-level abnormality or use this abnormality itself as a target and identify novel therapeutic strategies that restore normal circuit function.","container-title":"Biological Psychiatry","DOI":"10.1016/j.biopsych.2015.04.014","ISSN":"1873-2402","issue":"8","journalAbbreviation":"Biol Psychiatry","language":"eng","note":"PMID: 26022075\nPMCID: PMC4624609","page":"667-675","source":"PubMed","title":"Putative Microcircuit-Level Substrates for Attention Are Disrupted in Mouse Models of Autism","volume":"79","author":[{"family":"Luongo","given":"Francisco J."},{"family":"Horn","given":"Meryl E."},{"family":"Sohal","given":"Vikaas S."}],"issued":{"date-parts":[["2016",4,15]]}}},{"id":1116,"uris":["http://zotero.org/groups/2782533/items/ILYDM96F"],"uri":["http://zotero.org/groups/2782533/items/ILYDM96F"],"itemData":{"id":1116,"type":"article-journal","abstract":"In schizophrenia, brain-wide alterations have been identified at the molecular and cellular levels, yet how these phenomena affect cortical circuit activity remains unclear. We studied two mouse models of schizophrenia-relevant disease processes: chronic ketamine (KET) administration and Df(16)A+/-, modeling 22q11.2 microdeletions, a genetic variant highly penetrant for schizophrenia. Local field potential recordings in visual cortex confirmed gamma-band abnormalities similar to patient studies. Two-photon calcium imaging of local cortical populations revealed in both models a deficit in the reliability of neuronal coactivity patterns (ensembles), which was not a simple consequence of altered single-neuron activity. This effect was present in ongoing and sensory-evoked activity and was not replicated by acute ketamine administration or pharmacogenetic parvalbumin-interneuron suppression. These results are consistent with the hypothesis that schizophrenia is an \"attractor\" disease and demonstrate that degraded neuronal ensembles are a common consequence of diverse genetic, cellular, and synaptic alterations seen in chronic schizophrenia.","container-title":"Neuron","DOI":"10.1016/j.neuron.2017.03.019","ISSN":"1097-4199","issue":"1","journalAbbreviation":"Neuron","language":"eng","note":"PMID: 28384469\nPMCID: PMC5394986","page":"153-167.e8","source":"PubMed","title":"Altered Cortical Ensembles in Mouse Models of Schizophrenia","volume":"94","author":[{"family":"Hamm","given":"Jordan P."},{"family":"Peterka","given":"Darcy S."},{"family":"Gogos","given":"Joseph A."},{"family":"Yuste","given":"Rafael"}],"issued":{"date-parts":[["2017",4,5]]}}},{"id":1122,"uris":["http://zotero.org/groups/2782533/items/DGMCX56E"],"uri":["http://zotero.org/groups/2782533/items/DGMCX56E"],"itemData":{"id":1122,"type":"article-journal","abstract":"We employed multi-electrode array recording to evaluate the influence of NMDA receptors (NMDAR) on spike-timing dynamics in prefrontal networks of monkeys as they performed a cognitive control task measuring specific deficits in schizophrenia. Systemic, periodic administration of an NMDAR antagonist (phencyclidine) reduced the prevalence and strength of synchronous (0-lag) spike correlation in simultaneously recorded neuron pairs. We employed transfer entropy analysis to measure effective connectivity between prefrontal neurons at lags consistent with monosynaptic interactions and found that effective connectivity was persistently reduced following exposure to the NMDAR antagonist. These results suggest that a disruption of spike timing and effective connectivity might be interrelated factors in pathogenesis, supporting an activity-dependent disconnection theory of schizophrenia. In this theory, disruption of NMDAR synaptic function leads to dysregulated timing of action potentials in prefrontal networks, accelerating synaptic disconnection through a spike-timing-dependent mechanism.","container-title":"Neuron","DOI":"10.1016/j.neuron.2018.05.010","ISSN":"1097-4199","issue":"6","journalAbbreviation":"Neuron","language":"eng","note":"PMID: 29861281\nPMCID: PMC6085178","page":"1243-1255.e5","source":"PubMed","title":"Blocking NMDAR Disrupts Spike Timing and Decouples Monkey Prefrontal Circuits: Implications for Activity-Dependent Disconnection in Schizophrenia","title-short":"Blocking NMDAR Disrupts Spike Timing and Decouples Monkey Prefrontal Circuits","volume":"98","author":[{"family":"Zick","given":"Jennifer L."},{"family":"Blackman","given":"Rachael K."},{"family":"Crowe","given":"David A."},{"family":"Amirikian","given":"Bagrat"},{"family":"DeNicola","given":"Adele L."},{"family":"Netoff","given":"Theoden I."},{"family":"Chafee","given":"Matthew V."}],"issued":{"date-parts":[["2018",6,27]]}}}],"schema":"https://github.com/citation-style-language/schema/raw/master/csl-citation.json"} </w:instrText>
      </w:r>
      <w:r w:rsidR="00381B93" w:rsidRPr="00D36025">
        <w:fldChar w:fldCharType="separate"/>
      </w:r>
      <w:r w:rsidR="00D1268E" w:rsidRPr="00D1268E">
        <w:rPr>
          <w:vertAlign w:val="superscript"/>
        </w:rPr>
        <w:t>30–32</w:t>
      </w:r>
      <w:r w:rsidR="00381B93" w:rsidRPr="00D36025">
        <w:fldChar w:fldCharType="end"/>
      </w:r>
      <w:r w:rsidR="00381B93" w:rsidRPr="00D36025">
        <w:t xml:space="preserve">. </w:t>
      </w:r>
    </w:p>
    <w:p w14:paraId="1BE022E8" w14:textId="7372E657" w:rsidR="00720C5F" w:rsidRPr="00D36025" w:rsidRDefault="0051185A" w:rsidP="0051185A">
      <w:pPr>
        <w:spacing w:after="120"/>
        <w:ind w:firstLine="720"/>
        <w:jc w:val="both"/>
      </w:pPr>
      <w:r>
        <w:t>E-I ratio</w:t>
      </w:r>
      <w:r w:rsidR="002F056C">
        <w:t xml:space="preserve"> is controlled by the interplay between pyramidal neurons (PYRs) and interneurons (INs). </w:t>
      </w:r>
      <w:r w:rsidR="00720C5F" w:rsidRPr="00D36025">
        <w:t xml:space="preserve">Throughout development, </w:t>
      </w:r>
      <w:r w:rsidR="008E20DD">
        <w:t xml:space="preserve">both populations of neurons </w:t>
      </w:r>
      <w:r w:rsidR="00584F3D" w:rsidRPr="00D36025">
        <w:t>migrate into the cortex following an “inside-out” sequence that corresponds to their birthdate</w:t>
      </w:r>
      <w:r w:rsidR="00230722" w:rsidRPr="00D36025">
        <w:fldChar w:fldCharType="begin"/>
      </w:r>
      <w:r w:rsidR="00D1268E">
        <w:instrText xml:space="preserve"> ADDIN ZOTERO_ITEM CSL_CITATION {"citationID":"WUXlcFpl","properties":{"formattedCitation":"\\super 33\\nosupersub{}","plainCitation":"33","noteIndex":0},"citationItems":[{"id":1071,"uris":["http://zotero.org/groups/2782533/items/DMVGZDDT"],"uri":["http://zotero.org/groups/2782533/items/DMVGZDDT"],"itemData":{"id":1071,"type":"article-journal","abstract":"In the cerebral cortex, GABAergic interneurons have evolved as a highly heterogeneous collection of cell types that are characterized by their unique spatial and temporal capabilities to influence neuronal circuits. Current estimates suggest that up to 50 different types of GABAergic neurons may populate the cerebral cortex, all derived from progenitor cells in the subpallium, the ventral aspect of the embryonic telencephalon. In this review, we provide an overview of the mechanisms underlying the generation of the distinct types of interneurons and their integration in cortical circuits. Interneuron diversity seems to emerge through the implementation of cell-intrinsic genetic programs in progenitor cells, which unfold over a protracted period of time until interneurons acquire mature characteristics. The developmental trajectory of interneurons is also modulated by activity-dependent, non-cell-autonomous mechanisms that influence their ability to integrate in nascent circuits and sculpt their final distribution in the adult cerebral cortex.","container-title":"Neuron","DOI":"10.1016/j.neuron.2018.10.009","ISSN":"1097-4199","issue":"2","journalAbbreviation":"Neuron","language":"eng","note":"PMID: 30359598\nPMCID: PMC6290988","page":"294-313","source":"PubMed","title":"Development and Functional Diversification of Cortical Interneurons","volume":"100","author":[{"family":"Lim","given":"Lynette"},{"family":"Mi","given":"Da"},{"family":"Llorca","given":"Alfredo"},{"family":"Marín","given":"Oscar"}],"issued":{"date-parts":[["2018",10,24]]}}}],"schema":"https://github.com/citation-style-language/schema/raw/master/csl-citation.json"} </w:instrText>
      </w:r>
      <w:r w:rsidR="00230722" w:rsidRPr="00D36025">
        <w:fldChar w:fldCharType="separate"/>
      </w:r>
      <w:r w:rsidR="00D1268E" w:rsidRPr="00D1268E">
        <w:rPr>
          <w:vertAlign w:val="superscript"/>
        </w:rPr>
        <w:t>33</w:t>
      </w:r>
      <w:r w:rsidR="00230722" w:rsidRPr="00D36025">
        <w:fldChar w:fldCharType="end"/>
      </w:r>
      <w:r w:rsidR="00584F3D" w:rsidRPr="00D36025">
        <w:t>. This process is guided by cues provided by PYRs</w:t>
      </w:r>
      <w:r w:rsidR="00D1268E">
        <w:t>,</w:t>
      </w:r>
      <w:r w:rsidR="00584F3D" w:rsidRPr="00D36025">
        <w:t xml:space="preserve"> that populate the cortical layers at an earlier time point</w:t>
      </w:r>
      <w:r w:rsidR="00230722" w:rsidRPr="00D36025">
        <w:fldChar w:fldCharType="begin"/>
      </w:r>
      <w:r w:rsidR="00D1268E">
        <w:instrText xml:space="preserve"> ADDIN ZOTERO_ITEM CSL_CITATION {"citationID":"drTTYud7","properties":{"formattedCitation":"\\super 33\\nosupersub{}","plainCitation":"33","noteIndex":0},"citationItems":[{"id":1071,"uris":["http://zotero.org/groups/2782533/items/DMVGZDDT"],"uri":["http://zotero.org/groups/2782533/items/DMVGZDDT"],"itemData":{"id":1071,"type":"article-journal","abstract":"In the cerebral cortex, GABAergic interneurons have evolved as a highly heterogeneous collection of cell types that are characterized by their unique spatial and temporal capabilities to influence neuronal circuits. Current estimates suggest that up to 50 different types of GABAergic neurons may populate the cerebral cortex, all derived from progenitor cells in the subpallium, the ventral aspect of the embryonic telencephalon. In this review, we provide an overview of the mechanisms underlying the generation of the distinct types of interneurons and their integration in cortical circuits. Interneuron diversity seems to emerge through the implementation of cell-intrinsic genetic programs in progenitor cells, which unfold over a protracted period of time until interneurons acquire mature characteristics. The developmental trajectory of interneurons is also modulated by activity-dependent, non-cell-autonomous mechanisms that influence their ability to integrate in nascent circuits and sculpt their final distribution in the adult cerebral cortex.","container-title":"Neuron","DOI":"10.1016/j.neuron.2018.10.009","ISSN":"1097-4199","issue":"2","journalAbbreviation":"Neuron","language":"eng","note":"PMID: 30359598\nPMCID: PMC6290988","page":"294-313","source":"PubMed","title":"Development and Functional Diversification of Cortical Interneurons","volume":"100","author":[{"family":"Lim","given":"Lynette"},{"family":"Mi","given":"Da"},{"family":"Llorca","given":"Alfredo"},{"family":"Marín","given":"Oscar"}],"issued":{"date-parts":[["2018",10,24]]}}}],"schema":"https://github.com/citation-style-language/schema/raw/master/csl-citation.json"} </w:instrText>
      </w:r>
      <w:r w:rsidR="00230722" w:rsidRPr="00D36025">
        <w:fldChar w:fldCharType="separate"/>
      </w:r>
      <w:r w:rsidR="00D1268E" w:rsidRPr="00D1268E">
        <w:rPr>
          <w:vertAlign w:val="superscript"/>
        </w:rPr>
        <w:t>33</w:t>
      </w:r>
      <w:r w:rsidR="00230722" w:rsidRPr="00D36025">
        <w:fldChar w:fldCharType="end"/>
      </w:r>
      <w:r w:rsidR="00584F3D" w:rsidRPr="00D36025">
        <w:t>. The functional integration of INs in the cortical circuitry is a slow process</w:t>
      </w:r>
      <w:r w:rsidR="00720C5F" w:rsidRPr="00D36025">
        <w:t xml:space="preserve"> that</w:t>
      </w:r>
      <w:r w:rsidR="00584F3D" w:rsidRPr="00D36025">
        <w:t xml:space="preserve"> </w:t>
      </w:r>
      <w:r w:rsidR="00720C5F" w:rsidRPr="00D36025">
        <w:t xml:space="preserve">undergoes </w:t>
      </w:r>
      <w:r w:rsidR="00584F3D" w:rsidRPr="00D36025">
        <w:t>the establishment of transient circuits that are dominated by somatostatin</w:t>
      </w:r>
      <w:r w:rsidR="008E20DD">
        <w:t>-positive</w:t>
      </w:r>
      <w:r w:rsidR="00584F3D" w:rsidRPr="00D36025">
        <w:t xml:space="preserve"> (SST+) INs</w:t>
      </w:r>
      <w:r w:rsidR="00230722" w:rsidRPr="00D36025">
        <w:fldChar w:fldCharType="begin"/>
      </w:r>
      <w:r w:rsidR="00D1268E">
        <w:instrText xml:space="preserve"> ADDIN ZOTERO_ITEM CSL_CITATION {"citationID":"12jomkf0","properties":{"formattedCitation":"\\super 34,35\\nosupersub{}","plainCitation":"34,35","noteIndex":0},"citationItems":[{"id":94,"uris":["http://zotero.org/groups/2749059/items/T27F8U9R"],"uri":["http://zotero.org/groups/2749059/items/T27F8U9R"],"itemData":{"id":94,"type":"article-journal","abstract":"The precise connectivity of somatostatin and parvalbumin cortical interneurons is generated during development. An understanding of how these interneuron classes incorporate into cortical circuitry is incomplete but essential to elucidate the roles they play during maturation. Here, we report that somatostatin interneurons in infragranular layers receive dense but transient innervation from thalamocortical afferents during the first postnatal week. During this period, parvalbumin interneurons and pyramidal neurons within the same layers receive weaker thalamocortical inputs, yet are strongly innervated by somatostatin interneurons. Further, upon disruption of the early (but not late) somatostatin interneuron network, the synaptic maturation of thalamocortical inputs onto parvalbumin interneurons is perturbed. These results suggest that infragranular somatostatin interneurons exhibit a transient early synaptic connectivity that is essential for the establishment of thalamic feedforward inhibition mediated by parvalbumin interneurons.","archive_location":"WOS:000373564900012","container-title":"Neuron","DOI":"10.1016/j.neuron.2015.11.020","ISSN":"0896-6273","issue":"3","journalAbbreviation":"Neuron","language":"English","page":"521-535","title":"Early Somatostatin Interneuron Connectivity Mediates the Maturation of Deep Layer Cortical Circuits","volume":"89","author":[{"family":"Tuncdemir","given":"S. N."},{"family":"Wamsley","given":"B."},{"family":"Stam","given":"F. J."},{"family":"Osakada","given":"F."},{"family":"Goulding","given":"M."},{"family":"Callaway","given":"E. M."},{"family":"Rudy","given":"B."},{"family":"Fishell","given":"G."}],"issued":{"date-parts":[["2016",2,3]]}}},{"id":451,"uris":["http://zotero.org/groups/2749059/items/4U92W4AN"],"uri":["http://zotero.org/groups/2749059/items/4U92W4AN"],"itemData":{"id":451,"type":"article-journal","abstract":"GABAergic activity is thought to influence developing neocortical sensory circuits. Yet the late postnatal maturation of local layer (L)4 circuits suggests alternate sources of GABAergic control in nascent thalamocortical networks. We show that a population of L5b, somatostatin (SST)-positive interneuron receives early thalamic synaptic input and, using laser-scanning photostimulation, identify an early transient circuit between these cells and L4 spiny stellates (SSNs) that disappears by the end of the L4 critical period. Sensory perturbation disrupts the transition to a local GABAergic circuit, suggesting a link between translaminar and local control of SSNs. Conditional silencing of SST+ interneurons or conversely biasing the circuit toward local inhibition by overexpression of neuregulin-1 type 1 results in an absence of early L5b GABAergic input in mutants and delayed thalamic innervation of SSNs. These data identify a role for L5b SST+ interneurons in the control of SSNs in the early postnatal neocortex.","archive_location":"WOS:000373564900013","container-title":"Neuron","DOI":"10.1016/j.neuron.2016.01.015","ISSN":"0896-6273","issue":"3","journalAbbreviation":"Neuron","language":"English","page":"536-549","title":"A Transient Translaminar GABAergic Interneuron Circuit Connects Thalamocortical Recipient Layers in Neonatal Somatosensory Cortex","volume":"89","author":[{"family":"Marques-Smith","given":"A."},{"family":"Lyngholm","given":"D."},{"family":"Kaufmann","given":"A. K."},{"family":"Stacey","given":"J. A."},{"family":"Hoerder-Suabedissen","given":"A."},{"family":"Becker","given":"E. B. E."},{"family":"Wilson","given":"M. C."},{"family":"Molnar","given":"Z."},{"family":"Butt","given":"S. J. B."}],"issued":{"date-parts":[["2016",2,3]]}}}],"schema":"https://github.com/citation-style-language/schema/raw/master/csl-citation.json"} </w:instrText>
      </w:r>
      <w:r w:rsidR="00230722" w:rsidRPr="00D36025">
        <w:fldChar w:fldCharType="separate"/>
      </w:r>
      <w:r w:rsidR="00D1268E" w:rsidRPr="00D1268E">
        <w:rPr>
          <w:vertAlign w:val="superscript"/>
        </w:rPr>
        <w:t>34,35</w:t>
      </w:r>
      <w:r w:rsidR="00230722" w:rsidRPr="00D36025">
        <w:fldChar w:fldCharType="end"/>
      </w:r>
      <w:r w:rsidR="00584F3D" w:rsidRPr="00D36025">
        <w:t>. At later time points, parvalbumin</w:t>
      </w:r>
      <w:r w:rsidR="008E20DD">
        <w:t>-positive</w:t>
      </w:r>
      <w:r w:rsidR="00584F3D" w:rsidRPr="00D36025">
        <w:t xml:space="preserve"> (PV+) INs are integrated into local networks</w:t>
      </w:r>
      <w:r w:rsidR="00230722" w:rsidRPr="00D36025">
        <w:fldChar w:fldCharType="begin"/>
      </w:r>
      <w:r w:rsidR="00D1268E">
        <w:instrText xml:space="preserve"> ADDIN ZOTERO_ITEM CSL_CITATION {"citationID":"i4qWUJg1","properties":{"formattedCitation":"\\super 34\\uc0\\u8211{}36\\nosupersub{}","plainCitation":"34–36","noteIndex":0},"citationItems":[{"id":94,"uris":["http://zotero.org/groups/2749059/items/T27F8U9R"],"uri":["http://zotero.org/groups/2749059/items/T27F8U9R"],"itemData":{"id":94,"type":"article-journal","abstract":"The precise connectivity of somatostatin and parvalbumin cortical interneurons is generated during development. An understanding of how these interneuron classes incorporate into cortical circuitry is incomplete but essential to elucidate the roles they play during maturation. Here, we report that somatostatin interneurons in infragranular layers receive dense but transient innervation from thalamocortical afferents during the first postnatal week. During this period, parvalbumin interneurons and pyramidal neurons within the same layers receive weaker thalamocortical inputs, yet are strongly innervated by somatostatin interneurons. Further, upon disruption of the early (but not late) somatostatin interneuron network, the synaptic maturation of thalamocortical inputs onto parvalbumin interneurons is perturbed. These results suggest that infragranular somatostatin interneurons exhibit a transient early synaptic connectivity that is essential for the establishment of thalamic feedforward inhibition mediated by parvalbumin interneurons.","archive_location":"WOS:000373564900012","container-title":"Neuron","DOI":"10.1016/j.neuron.2015.11.020","ISSN":"0896-6273","issue":"3","journalAbbreviation":"Neuron","language":"English","page":"521-535","title":"Early Somatostatin Interneuron Connectivity Mediates the Maturation of Deep Layer Cortical Circuits","volume":"89","author":[{"family":"Tuncdemir","given":"S. N."},{"family":"Wamsley","given":"B."},{"family":"Stam","given":"F. J."},{"family":"Osakada","given":"F."},{"family":"Goulding","given":"M."},{"family":"Callaway","given":"E. M."},{"family":"Rudy","given":"B."},{"family":"Fishell","given":"G."}],"issued":{"date-parts":[["2016",2,3]]}}},{"id":451,"uris":["http://zotero.org/groups/2749059/items/4U92W4AN"],"uri":["http://zotero.org/groups/2749059/items/4U92W4AN"],"itemData":{"id":451,"type":"article-journal","abstract":"GABAergic activity is thought to influence developing neocortical sensory circuits. Yet the late postnatal maturation of local layer (L)4 circuits suggests alternate sources of GABAergic control in nascent thalamocortical networks. We show that a population of L5b, somatostatin (SST)-positive interneuron receives early thalamic synaptic input and, using laser-scanning photostimulation, identify an early transient circuit between these cells and L4 spiny stellates (SSNs) that disappears by the end of the L4 critical period. Sensory perturbation disrupts the transition to a local GABAergic circuit, suggesting a link between translaminar and local control of SSNs. Conditional silencing of SST+ interneurons or conversely biasing the circuit toward local inhibition by overexpression of neuregulin-1 type 1 results in an absence of early L5b GABAergic input in mutants and delayed thalamic innervation of SSNs. These data identify a role for L5b SST+ interneurons in the control of SSNs in the early postnatal neocortex.","archive_location":"WOS:000373564900013","container-title":"Neuron","DOI":"10.1016/j.neuron.2016.01.015","ISSN":"0896-6273","issue":"3","journalAbbreviation":"Neuron","language":"English","page":"536-549","title":"A Transient Translaminar GABAergic Interneuron Circuit Connects Thalamocortical Recipient Layers in Neonatal Somatosensory Cortex","volume":"89","author":[{"family":"Marques-Smith","given":"A."},{"family":"Lyngholm","given":"D."},{"family":"Kaufmann","given":"A. K."},{"family":"Stacey","given":"J. A."},{"family":"Hoerder-Suabedissen","given":"A."},{"family":"Becker","given":"E. B. E."},{"family":"Wilson","given":"M. C."},{"family":"Molnar","given":"Z."},{"family":"Butt","given":"S. J. B."}],"issued":{"date-parts":[["2016",2,3]]}}},{"id":489,"uris":["http://zotero.org/groups/2749059/items/FIB7I7PE"],"uri":["http://zotero.org/groups/2749059/items/FIB7I7PE"],"itemData":{"id":489,"type":"article-journal","abstract":"Eye opening, a natural and timed event during animal development, influences cortical circuit assembly and maturation; yet, little is known about its precise effect on inhibitory synaptic connections. Here, we show that coinciding with eye opening, the strength of unitary inhibitory postsynaptic currents (uIPSCs) from somatostatin-expressing interneurons (Sst-INs) to nearby excitatory neurons, but not interneurons, sharply decreases in layer 2/3 of the mouse visual cortex. In contrast, the strength of uIPSCs from fast-spiking interneurons (FS-INs) to excitatory neurons significantly increases during eye opening. More importantly, these developmental changes can be prevented by dark rearing or binocular lid suture, and reproduced by the artificial opening of sutured lids. Mechanistically, this differential maturation of synaptic transmission is accompanied by a significant change in the postsynaptic quantal size. Together, our study reveals a differential regulation in GABAergic circuits in the cortex driven by eye opening may be crucial for cortical maturation and function.","archive_location":"WOS:000418914700001","container-title":"Elife","DOI":"10.7445/eLife.32337","ISSN":"2050-084x","journalAbbreviation":"Elife","language":"English","page":"e32337","title":"Eye opening differentially modulates inhibitory synaptic transmission in the developing visual cortex","volume":"6","author":[{"family":"Guan","given":"W. Q."},{"family":"Cao","given":"J. W."},{"family":"Liu","given":"L. Y."},{"family":"Zhao","given":"Z. H."},{"family":"Fu","given":"Y. H."},{"family":"Yu","given":"Y. C."}],"issued":{"date-parts":[["2017",12,11]]}}}],"schema":"https://github.com/citation-style-language/schema/raw/master/csl-citation.json"} </w:instrText>
      </w:r>
      <w:r w:rsidR="00230722" w:rsidRPr="00D36025">
        <w:fldChar w:fldCharType="separate"/>
      </w:r>
      <w:r w:rsidR="00D1268E" w:rsidRPr="00D1268E">
        <w:rPr>
          <w:vertAlign w:val="superscript"/>
        </w:rPr>
        <w:t>34–36</w:t>
      </w:r>
      <w:r w:rsidR="00230722" w:rsidRPr="00D36025">
        <w:fldChar w:fldCharType="end"/>
      </w:r>
      <w:r w:rsidR="00584F3D" w:rsidRPr="00D36025">
        <w:t>. In rodents, the development of inhibitory synapses is not complete until postnatal day (P)30</w:t>
      </w:r>
      <w:r w:rsidR="00230722" w:rsidRPr="00D36025">
        <w:fldChar w:fldCharType="begin"/>
      </w:r>
      <w:r w:rsidR="00D1268E">
        <w:instrText xml:space="preserve"> ADDIN ZOTERO_ITEM CSL_CITATION {"citationID":"8IouaeT0","properties":{"formattedCitation":"\\super 37\\nosupersub{}","plainCitation":"37","noteIndex":0},"citationItems":[{"id":1069,"uris":["http://zotero.org/groups/2782533/items/YWLCMXMN"],"uri":["http://zotero.org/groups/2782533/items/YWLCMXMN"],"itemData":{"id":1069,"type":"article-journal","abstract":"Brain circuits in the neocortex develop from diverse types of neurons that migrate and form synapses. Here we quantify the circuit patterns of synaptogenesis for inhibitory interneurons in the developing mouse somatosensory cortex. We studied synaptic innervation of cell bodies, apical dendrites, and axon initial segments using three-dimensional electron microscopy focusing on the first 4 weeks postnatally (postnatal days P5 to P28). We found that innervation of apical dendrites occurs early and specifically: Target preference is already almost at adult levels at P5. Axons innervating cell bodies, on the other hand, gradually acquire specificity from P5 to P9, likely via synaptic overabundance followed by antispecific synapse removal. Chandelier axons show first target preference by P14 but develop full target specificity almost completely by P28, which is consistent with a combination of axon outgrowth and off-target synapse removal. This connectomic developmental profile reveals how inhibitory axons in the mouse cortex establish brain circuitry during development.","container-title":"Science (New York, N.Y.)","DOI":"10.1126/science.abb4534","ISSN":"1095-9203","issue":"6528","journalAbbreviation":"Science","language":"eng","note":"PMID: 33273061","source":"PubMed","title":"Postnatal connectomic development of inhibition in mouse barrel cortex","volume":"371","author":[{"family":"Gour","given":"Anjali"},{"family":"Boergens","given":"Kevin M."},{"family":"Heike","given":"Natalie"},{"family":"Hua","given":"Yunfeng"},{"family":"Laserstein","given":"Philip"},{"family":"Song","given":"Kun"},{"family":"Helmstaedter","given":"Moritz"}],"issued":{"date-parts":[["2021",1,29]]}}}],"schema":"https://github.com/citation-style-language/schema/raw/master/csl-citation.json"} </w:instrText>
      </w:r>
      <w:r w:rsidR="00230722" w:rsidRPr="00D36025">
        <w:fldChar w:fldCharType="separate"/>
      </w:r>
      <w:r w:rsidR="00D1268E" w:rsidRPr="00D1268E">
        <w:rPr>
          <w:vertAlign w:val="superscript"/>
        </w:rPr>
        <w:t>37</w:t>
      </w:r>
      <w:r w:rsidR="00230722" w:rsidRPr="00D36025">
        <w:fldChar w:fldCharType="end"/>
      </w:r>
      <w:r w:rsidR="00584F3D" w:rsidRPr="00D36025">
        <w:t>. It is th</w:t>
      </w:r>
      <w:r w:rsidR="00FF67CA" w:rsidRPr="00D36025">
        <w:t>us</w:t>
      </w:r>
      <w:r w:rsidR="00584F3D" w:rsidRPr="00D36025">
        <w:t xml:space="preserve"> </w:t>
      </w:r>
      <w:r w:rsidR="00720C5F" w:rsidRPr="00D36025">
        <w:t xml:space="preserve">conceivable </w:t>
      </w:r>
      <w:r w:rsidR="00584F3D" w:rsidRPr="00D36025">
        <w:t>that the developmental strengthening of inhibitory synapses</w:t>
      </w:r>
      <w:r w:rsidR="00D86360" w:rsidRPr="00D36025">
        <w:t xml:space="preserve">, and the ensuing tilting of </w:t>
      </w:r>
      <w:r>
        <w:t>E-I ratio</w:t>
      </w:r>
      <w:r w:rsidR="00D86360" w:rsidRPr="00D36025">
        <w:t xml:space="preserve"> towards inhibition</w:t>
      </w:r>
      <w:r w:rsidR="000409BC">
        <w:fldChar w:fldCharType="begin"/>
      </w:r>
      <w:r w:rsidR="00D1268E">
        <w:instrText xml:space="preserve"> ADDIN ZOTERO_ITEM CSL_CITATION {"citationID":"YRs9Put3","properties":{"formattedCitation":"\\super 12\\nosupersub{}","plainCitation":"12","noteIndex":0},"citationItems":[{"id":1145,"uris":["http://zotero.org/groups/2782533/items/7835UZJP"],"uri":["http://zotero.org/groups/2782533/items/7835UZJP"],"itemData":{"id":1145,"type":"article-journal","abstract":"In adult cortices, the ratio of excitatory and inhibitory conductances (E/I ratio) is presumably balanced across a wide range of stimulus conditions. However, it is unknown how the E/I ratio is postnatally regulated, when the strength of synapses are rapidly changing. Yet, understanding of such a process is critically important, because there are numerous neuropsychological disorders, such as autism, epilepsy and schizophrenia, are associated with disturbed E/I balances. Here we directly measured the E/I ratio underlying locally induced synaptic conductances in principal neurons from postnatal day 8 through 60. We found that 1) within each developmental period, the E/I ratio across 4 major cortical layers was maintained at a similar value under wide range of stimulation intensities; and 2) there was a rapid developmental decrease in the E/I ratio, which occurred within a sensitive period between P8 to P18 with exception of layer II/III. By comparing the excitatory and inhibitory conductances, as well as key synaptic protein expressions, we found a net increase in the number and strength of inhibitory, but not excitatory synapses, is responsible for the developmental decrease in the E/I ratio in the barrel cortex. The inhibitory markers were intrinsically co-regulated, gave rise to a sharp increase in the inhibitory conductance from P8 to P18. These results suggest that the tightly regulated E/I ratios in adults cortex is a result of drastic changes in relative weight of inhibitory but not excitatory synapses during critical period, and the local inhibitory structural changes are the underpinning of altered E/I ratio across postnatal development.","container-title":"Neuroscience","DOI":"10.1016/j.neuroscience.2010.11.045","ISSN":"0306-4522","journalAbbreviation":"Neuroscience","note":"PMID: 21115101\nPMCID: PMC3020261","page":"10-25","source":"PubMed Central","title":"Developmental maturation of excitation and inhibition balance in principal neurons across four layers of somatosensory cortex","volume":"174","author":[{"family":"Zhang","given":"Zhi"},{"family":"Jiao","given":"Yuan-Yuan"},{"family":"Sun","given":"Qian-Quan"}],"issued":{"date-parts":[["2011",2,3]]}}}],"schema":"https://github.com/citation-style-language/schema/raw/master/csl-citation.json"} </w:instrText>
      </w:r>
      <w:r w:rsidR="000409BC">
        <w:fldChar w:fldCharType="separate"/>
      </w:r>
      <w:r w:rsidR="00D1268E" w:rsidRPr="00D1268E">
        <w:rPr>
          <w:vertAlign w:val="superscript"/>
        </w:rPr>
        <w:t>12</w:t>
      </w:r>
      <w:r w:rsidR="000409BC">
        <w:fldChar w:fldCharType="end"/>
      </w:r>
      <w:r w:rsidR="00D86360" w:rsidRPr="00D36025">
        <w:t>,</w:t>
      </w:r>
      <w:r w:rsidR="00584F3D" w:rsidRPr="00D36025">
        <w:t xml:space="preserve"> might underlie the </w:t>
      </w:r>
      <w:r w:rsidR="00720C5F" w:rsidRPr="00D36025">
        <w:t>decorrelation</w:t>
      </w:r>
      <w:r w:rsidR="00584F3D" w:rsidRPr="00D36025">
        <w:t xml:space="preserve"> of neural activity. In favor of this hypothesis, </w:t>
      </w:r>
      <w:r w:rsidR="00720C5F" w:rsidRPr="00D36025">
        <w:t xml:space="preserve">chronic manipulation of IN activity in </w:t>
      </w:r>
      <w:r w:rsidR="00584F3D" w:rsidRPr="00D36025">
        <w:t xml:space="preserve">the murine barrel cortex </w:t>
      </w:r>
      <w:r w:rsidR="00720C5F" w:rsidRPr="00D36025">
        <w:t>result</w:t>
      </w:r>
      <w:r w:rsidR="008E20DD">
        <w:t>ed</w:t>
      </w:r>
      <w:r w:rsidR="00720C5F" w:rsidRPr="00D36025">
        <w:t xml:space="preserve"> in impaired temporal and spatial structure of brain activity</w:t>
      </w:r>
      <w:r w:rsidR="00230722" w:rsidRPr="00D36025">
        <w:fldChar w:fldCharType="begin"/>
      </w:r>
      <w:r w:rsidR="00D1268E">
        <w:instrText xml:space="preserve"> ADDIN ZOTERO_ITEM CSL_CITATION {"citationID":"SEp05g1t","properties":{"formattedCitation":"\\super 38\\uc0\\u8211{}40\\nosupersub{}","plainCitation":"38–40","noteIndex":0},"citationItems":[{"id":24,"uris":["http://zotero.org/groups/2749059/items/K4LI4MR3"],"uri":["http://zotero.org/groups/2749059/items/K4LI4MR3"],"itemData":{"id":24,"type":"article-journal","abstract":"The neonatal mammal faces an array of sensory stimuli when diverse neuronal types have yet to form sensory maps. How these inputs interact with intrinsic neuronal activity to facilitate circuit assembly is not well understood. By using longitudinal calcium imaging in unanesthetized mouse pups, we show that layer I (LI) interneurons, delineated by co-expression of the 5HT3a serotonin receptor (5HT3aR) and reelin (Re), display spontaneous calciumtransientswith the highest degree of synchrony among cell types present in the superficial barrel cortex at postnatal day 6 (P6). 5HT3aR Re interneurons are activated by whisker stimulation during this period, and sensory deprivation induces decorrelation of their activity. Moreover, attenuation of thalamic inputs through knockdown of NMDA receptors (NMDARs) in these interneurons results in expansion of whisker responses, aberrant barrel map formation, and deficits in whisker-dependent behavior. These results indicate that recruitment of specific interneuron types during development is critical for adult somatosensory function.","archive_location":"WOS:000438378100012","container-title":"Neuron","DOI":"10.1016/j.neuron.2018.06.002","ISSN":"0896-6273","issue":"1","journalAbbreviation":"Neuron","language":"English","page":"98-116","title":"Layer I Interneurons Sharpen Sensory Maps during Neonatal Development","volume":"99","author":[{"family":"Che","given":"A."},{"family":"Babij","given":"R."},{"family":"Iannone","given":"A. F."},{"family":"Fetcho","given":"R. N."},{"family":"Ferrer","given":"M."},{"family":"Liston","given":"C."},{"family":"Fishell","given":"G."},{"family":"Garcia","given":"N. V. D."}],"issued":{"date-parts":[["2018",7,11]]}}},{"id":2,"uris":["http://zotero.org/groups/2749059/items/7R6AS5PI"],"uri":["http://zotero.org/groups/2749059/items/7R6AS5PI"],"itemData":{"id":2,"type":"article-journal","abstract":"During neonatal development, sensory cortices generate spontaneous activity patterns shaped by both sensory experience and intrinsic influences. How these patterns contribute to the assembly of neuronal circuits is not clearly understood. Using longitudinal in vivo calcium imaging in un-anesthetized mouse pups, we show that spatially segregated functional assemblies composed of interneurons and pyramidal cells are prominent in the somatosensory cortex by postnatal day (P) 7. Both reduction of GABA release and synaptic inputs onto pyramidal cells erode the emergence of functional topography, leading to increased network synchrony. This aberrant pattern effectively blocks interneuron apoptosis, causing increased survival of parvalbumin and somatostatin interneurons. Furthermore, the effect of GABA on apoptosis is mediated by inputs from medial ganglionic eminence (MGE)-derived but not caudal ganglionic eminence (CGE)-derived interneurons. These findings indicate that immature MGE interneurons are fundamental for shaping GABA-driven activity patterns that balance the number of interneurons integrating into maturing cortical networks.","archive_location":"WOS:000507341300010","container-title":"Neuron","DOI":"10.1016/j.neuron.2019.10.008","ISSN":"0896-6273","issue":"1","journalAbbreviation":"Neuron","language":"English","page":"75-92","title":"GABAergic Restriction of Network Dynamics Regulates Interneuron Survival in the Developing Cortex","volume":"105","author":[{"family":"Duan","given":"Z. R. S."},{"family":"Che","given":"A."},{"family":"Chu","given":"P."},{"family":"Modol","given":"L."},{"family":"Bollmann","given":"Y."},{"family":"Babij","given":"R."},{"family":"Fetcho","given":"R. N."},{"family":"Otsuka","given":"T."},{"family":"Fuccillo","given":"M. V."},{"family":"Liston","given":"C."},{"family":"Pisapia","given":"D. J."},{"family":"Cossart","given":"R."},{"family":"Garcia","given":"N. V. D."}],"issued":{"date-parts":[["2020",1,8]]}}},{"id":390,"uris":["http://zotero.org/groups/2749059/items/J6CAET8W"],"uri":["http://zotero.org/groups/2749059/items/J6CAET8W"],"itemData":{"id":390,"type":"article-journal","abstract":"The developmental journey of cortical interneurons encounters several activity-dependent milestones. During the early postnatal period in developing mice, GABAergic neurons are transient preferential recipients of thalamic inputs and undergo activity-dependent migration arrest, wiring, and programmed cell-death. Despite their importance for the emergence of sensory experience and the role of activity in their integration into cortical networks, the collective dynamics of GABAergic neurons during that neonatal period remain unknown. Here, we study coordinated activity in GABAergic cells of the mouse barrel cortex using in vivo calcium imaging. We uncover a transient structure in GABAergic population dynamics that disappears in a sensory-dependent process. Its building blocks are anatomically clustered GABAergic assemblies mostly composed by prospective parvalbumin-expressing cells. These progressively widen their territories until forming a uniform perisomatic GABAergic network. Such transient patterning of GABAergic activity is a functional scaffold that links the cortex to the external world prior to active exploration.","archive_location":"WOS:000507341300011","container-title":"Neuron","DOI":"10.1016/j.neuron.2019.10.007","ISSN":"0896-6273","issue":"1","journalAbbreviation":"Neuron","language":"English","page":"93-105","title":"Assemblies of Perisomatic GABAergic Neurons in the Developing Barrel Cortex","volume":"105","author":[{"family":"Modol","given":"L."},{"family":"Bollmann","given":"Y."},{"family":"Tressard","given":"T."},{"family":"Baude","given":"A."},{"family":"Che","given":"A."},{"family":"Duan","given":"Z. R. S."},{"family":"Babij","given":"R."},{"family":"Garcia","given":"N. V. D."},{"family":"Cossart","given":"R."}],"issued":{"date-parts":[["2020",1,8]]}}}],"schema":"https://github.com/citation-style-language/schema/raw/master/csl-citation.json"} </w:instrText>
      </w:r>
      <w:r w:rsidR="00230722" w:rsidRPr="00D36025">
        <w:fldChar w:fldCharType="separate"/>
      </w:r>
      <w:r w:rsidR="00D1268E" w:rsidRPr="00D1268E">
        <w:rPr>
          <w:vertAlign w:val="superscript"/>
        </w:rPr>
        <w:t>38–40</w:t>
      </w:r>
      <w:r w:rsidR="00230722" w:rsidRPr="00D36025">
        <w:fldChar w:fldCharType="end"/>
      </w:r>
      <w:r w:rsidR="00584F3D" w:rsidRPr="00D36025">
        <w:t xml:space="preserve">. </w:t>
      </w:r>
      <w:r w:rsidR="00720C5F" w:rsidRPr="00D36025">
        <w:t xml:space="preserve">However, direct evidence linking </w:t>
      </w:r>
      <w:r>
        <w:t>E-I ratio</w:t>
      </w:r>
      <w:r w:rsidR="00720C5F" w:rsidRPr="00D36025">
        <w:t xml:space="preserve"> </w:t>
      </w:r>
      <w:r w:rsidR="00053F05">
        <w:t xml:space="preserve">and the strengthening of inhibition </w:t>
      </w:r>
      <w:r w:rsidR="00720C5F" w:rsidRPr="00D36025">
        <w:t xml:space="preserve">to </w:t>
      </w:r>
      <w:r w:rsidR="00D86360" w:rsidRPr="00D36025">
        <w:t>the developmental decorrelation of brain activity is still lacking.</w:t>
      </w:r>
    </w:p>
    <w:p w14:paraId="20155EBF" w14:textId="0B584BC3" w:rsidR="007727E3" w:rsidRPr="00D36025" w:rsidRDefault="00584F3D" w:rsidP="0051185A">
      <w:pPr>
        <w:ind w:firstLine="720"/>
        <w:jc w:val="both"/>
      </w:pPr>
      <w:r w:rsidRPr="00D36025">
        <w:t xml:space="preserve">Here, using extracellular electrophysiological recordings, optogenetics, electroencephalography (EEG) and neural network modeling, we systematically explore the relationship between </w:t>
      </w:r>
      <w:r w:rsidR="007045A0">
        <w:t>E-I ratio</w:t>
      </w:r>
      <w:r w:rsidRPr="00D36025">
        <w:t xml:space="preserve"> and the </w:t>
      </w:r>
      <w:r w:rsidR="00D86360" w:rsidRPr="00D36025">
        <w:t>decorrelation</w:t>
      </w:r>
      <w:r w:rsidRPr="00D36025">
        <w:t xml:space="preserve"> of neural activity</w:t>
      </w:r>
      <w:r w:rsidR="00D86360" w:rsidRPr="00D36025">
        <w:t xml:space="preserve"> in the </w:t>
      </w:r>
      <w:r w:rsidR="00053F05">
        <w:t xml:space="preserve">developing </w:t>
      </w:r>
      <w:r w:rsidR="00D86360" w:rsidRPr="00D36025">
        <w:t>rodent and human brain</w:t>
      </w:r>
      <w:r w:rsidRPr="00D36025">
        <w:t xml:space="preserve">. </w:t>
      </w:r>
      <w:r w:rsidR="00D86360" w:rsidRPr="00D36025">
        <w:t xml:space="preserve">In the murine prefrontal cortex (PFC), a brain area where </w:t>
      </w:r>
      <w:r w:rsidR="007045A0">
        <w:t>E-I ratio</w:t>
      </w:r>
      <w:r w:rsidR="00D86360" w:rsidRPr="00D36025">
        <w:t xml:space="preserve"> is of particular relevance in the context of neurodevelopmental disorders</w:t>
      </w:r>
      <w:r w:rsidR="000409BC">
        <w:fldChar w:fldCharType="begin"/>
      </w:r>
      <w:r w:rsidR="00D1268E">
        <w:instrText xml:space="preserve"> ADDIN ZOTERO_ITEM CSL_CITATION {"citationID":"yVbVfMrB","properties":{"formattedCitation":"\\super 24\\nosupersub{}","plainCitation":"24","noteIndex":0},"citationItems":[{"id":956,"uris":["http://zotero.org/groups/2782533/items/ALH7PD5I"],"uri":["http://zotero.org/groups/2782533/items/ALH7PD5I"],"itemData":{"id":956,"type":"article-journal","abstract":"Excitation-inhibition (E:I) imbalance is theorized as an important pathophysiological mechanism in autism. Autism affects males more frequently than females and sex-related mechanisms (e.g., X-linked genes, androgen hormones) can influence E:I balance. This suggests that E:I imbalance may affect autism differently in males versus females. With a combination of in-silico modeling and in-vivo chemogenetic manipulations in mice, we first show that a time-series metric estimated from fMRI BOLD signal, the Hurst exponent (H), can be an index for underlying change in the synaptic E:I ratio. In autism we find that H is reduced, indicating increased excitation, in the medial prefrontal cortex (MPFC) of autistic males but not females. Increasingly intact MPFC H is also associated with heightened ability to behaviorally camouflage social-communicative difficulties, but only in autistic females. This work suggests that H in BOLD can index synaptic E:I ratio and that E:I imbalance affects autistic males and females differently.","container-title":"eLife","DOI":"10.7554/eLife.55684","ISSN":"2050-084X","journalAbbreviation":"Elife","language":"eng","note":"PMID: 32746967\nPMCID: PMC7402681","source":"PubMed","title":"Intrinsic excitation-inhibition imbalance affects medial prefrontal cortex differently in autistic men versus women","volume":"9","author":[{"family":"Trakoshis","given":"Stavros"},{"family":"Martínez-Cañada","given":"Pablo"},{"family":"Rocchi","given":"Federico"},{"family":"Canella","given":"Carola"},{"family":"You","given":"Wonsang"},{"family":"Chakrabarti","given":"Bhismadev"},{"family":"Ruigrok","given":"Amber Nv"},{"family":"Bullmore","given":"Edward T."},{"family":"Suckling","given":"John"},{"family":"Markicevic","given":"Marija"},{"family":"Zerbi","given":"Valerio"},{"literal":"MRC AIMS Consortium"},{"family":"Baron-Cohen","given":"Simon"},{"family":"Gozzi","given":"Alessandro"},{"family":"Lai","given":"Meng-Chuan"},{"family":"Panzeri","given":"Stefano"},{"family":"Lombardo","given":"Michael V."}],"issued":{"date-parts":[["2020",8,4]]}}}],"schema":"https://github.com/citation-style-language/schema/raw/master/csl-citation.json"} </w:instrText>
      </w:r>
      <w:r w:rsidR="000409BC">
        <w:fldChar w:fldCharType="separate"/>
      </w:r>
      <w:r w:rsidR="00D1268E" w:rsidRPr="00D1268E">
        <w:rPr>
          <w:vertAlign w:val="superscript"/>
        </w:rPr>
        <w:t>24</w:t>
      </w:r>
      <w:r w:rsidR="000409BC">
        <w:fldChar w:fldCharType="end"/>
      </w:r>
      <w:r w:rsidR="00D86360" w:rsidRPr="00D36025">
        <w:t>, w</w:t>
      </w:r>
      <w:r w:rsidRPr="00D36025">
        <w:t xml:space="preserve">e show that inhibition increases </w:t>
      </w:r>
      <w:r w:rsidR="00D86360" w:rsidRPr="00D36025">
        <w:t xml:space="preserve">and spike train </w:t>
      </w:r>
      <w:proofErr w:type="spellStart"/>
      <w:r w:rsidR="00D86360" w:rsidRPr="00D36025">
        <w:t>decorrelate</w:t>
      </w:r>
      <w:proofErr w:type="spellEnd"/>
      <w:r w:rsidR="00D86360" w:rsidRPr="00D36025">
        <w:t xml:space="preserve"> </w:t>
      </w:r>
      <w:r w:rsidRPr="00D36025">
        <w:t xml:space="preserve">throughout early development </w:t>
      </w:r>
      <w:r w:rsidR="00230722" w:rsidRPr="00D36025">
        <w:fldChar w:fldCharType="begin"/>
      </w:r>
      <w:r w:rsidR="00D1268E">
        <w:instrText xml:space="preserve"> ADDIN ZOTERO_ITEM CSL_CITATION {"citationID":"MYiKaqMx","properties":{"formattedCitation":"\\super 41,42\\nosupersub{}","plainCitation":"41,42","noteIndex":0},"citationItems":[{"id":21,"uris":["http://zotero.org/groups/2749059/items/HIUDTKLF"],"uri":["http://zotero.org/groups/2749059/items/HIUDTKLF"],"itemData":{"id":21,"type":"article-journal","abstract":"Cognitive deficits, core features of mental illness, largely result from dysfunction of prefrontal networks. This dysfunction emerges during early development, before a detectable behavioral readout, yet the cellular elements controlling the abnormal maturation are still unknown. Here, we address this open question by combining in vivo electrophysiology, optogenetics, neuroanatomy, and behavioral assays during development in mice mimicking the dual genetic-environmental etiology of psychiatric disorders. We report that pyramidal neurons in superficial layers of the prefrontal cortex are key elements causing disorganized oscillatory entrainment of local circuits in beta-gamma frequencies. Their abnormal firing rate and timing relate to sparser dendritic arborization and lower spine density. Administration of minocycline during the first postnatal week, potentially acting via microglial cells, rescues the neuronal deficits and restores pre-juvenile cognitive abilities. Elucidation of the cellular substrate of developmental miswiring causing later cognitive deficits opens new perspectives for identification of neurobiological targets amenable to therapies.","archive_location":"31733940","container-title":"Neuron","DOI":"10.1016/j.neuron.2019.09.042","ISSN":"1097-4199 (Electronic) 0896-6273 (Linking)","issue":"1","note":"edition: 2019/11/18","page":"60-74","title":"Resolving and Rescuing Developmental Miswiring in a Mouse Model of Cognitive Impairment","volume":"105","author":[{"family":"Chini","given":"M."},{"family":"Popplau","given":"J. A."},{"family":"Lindemann","given":"C."},{"family":"Carol-Perdiguer","given":"L."},{"family":"Hnida","given":"M."},{"family":"Oberlander","given":"V."},{"family":"Xu","given":"X."},{"family":"Ahlbeck","given":"J."},{"family":"Bitzenhofer","given":"S. H."},{"family":"Mulert","given":"C."},{"family":"Hanganu-Opatz","given":"I. L."}],"issued":{"date-parts":[["2020",1,8]]}}},{"id":1001,"uris":["http://zotero.org/groups/2749059/items/L3Z6EPBT"],"uri":["http://zotero.org/groups/2749059/items/L3Z6EPBT"],"itemData":{"id":1001,"type":"article-journal","abstract":"Disturbed neuronal activity in neuropsychiatric pathologies emerges during development and might cause multifold neuronal dysfunction by interfering with apoptosis, dendritic growth, and synapse formation. However, how altered electrical activity early in life affects neuronal function and behavior in adults is unknown. Here, we address this question by transiently increasing the coordinated activity of layer 2/3 pyramidal neurons in the medial prefrontal cortex of neonatal mice and monitoring long-term functional and behavioral consequences. We show that increased activity during early development causes premature maturation of pyramidal neurons and affects interneuronal density. Consequently, altered inhibitory feedback by fast-spiking interneurons and excitation/inhibition imbalance in prefrontal circuits of young adults result in weaker evoked synchronization of gamma frequency. These structural and functional changes ultimately lead to poorer mnemonic and social abilities. Thus, prefrontal activity during early development actively controls the cognitive performance of adults and might be critical for cognitive symptoms in neuropsychiatric diseases.","container-title":"Neuron","DOI":"10.1016/j.neuron.2021.02.011","ISSN":"1097-4199","journalAbbreviation":"Neuron","language":"eng","note":"PMID: 33675685","source":"PubMed","title":"A transient developmental increase in prefrontal activity alters network maturation and causes cognitive dysfunction in adult mice","author":[{"family":"Bitzenhofer","given":"Sebastian H."},{"family":"Pöpplau","given":"Jastyn A."},{"family":"Chini","given":"Mattia"},{"family":"Marquardt","given":"Annette"},{"family":"Hanganu-Opatz","given":"Ileana L."}],"issued":{"date-parts":[["2021",2,24]]}}}],"schema":"https://github.com/citation-style-language/schema/raw/master/csl-citation.json"} </w:instrText>
      </w:r>
      <w:r w:rsidR="00230722" w:rsidRPr="00D36025">
        <w:fldChar w:fldCharType="separate"/>
      </w:r>
      <w:r w:rsidR="00D1268E" w:rsidRPr="00D1268E">
        <w:rPr>
          <w:vertAlign w:val="superscript"/>
        </w:rPr>
        <w:t>41,42</w:t>
      </w:r>
      <w:r w:rsidR="00230722" w:rsidRPr="00D36025">
        <w:fldChar w:fldCharType="end"/>
      </w:r>
      <w:r w:rsidR="00D86360" w:rsidRPr="00D36025">
        <w:t>.</w:t>
      </w:r>
      <w:r w:rsidRPr="00D36025">
        <w:t xml:space="preserve"> </w:t>
      </w:r>
      <w:r w:rsidR="00D86360" w:rsidRPr="00D36025">
        <w:t xml:space="preserve">We further strengthen the </w:t>
      </w:r>
      <w:r w:rsidR="00FF67CA" w:rsidRPr="00D36025">
        <w:t>link</w:t>
      </w:r>
      <w:r w:rsidR="00D86360" w:rsidRPr="00D36025">
        <w:t xml:space="preserve"> between these two processes b</w:t>
      </w:r>
      <w:r w:rsidRPr="00D36025">
        <w:t xml:space="preserve">y neural network modeling and bidirectional optogenetic manipulation of INs activity. </w:t>
      </w:r>
      <w:r w:rsidR="00D86360" w:rsidRPr="00D36025">
        <w:t xml:space="preserve">Moreover, in </w:t>
      </w:r>
      <w:r w:rsidR="00D53F1D" w:rsidRPr="00D36025">
        <w:t xml:space="preserve">two </w:t>
      </w:r>
      <w:r w:rsidR="00D86360" w:rsidRPr="00D36025">
        <w:t>mouse models of impaired neurodevelopment</w:t>
      </w:r>
      <w:r w:rsidR="00D53F1D" w:rsidRPr="00D36025">
        <w:t xml:space="preserve">, we </w:t>
      </w:r>
      <w:r w:rsidR="00FF67CA" w:rsidRPr="00D36025">
        <w:t>report</w:t>
      </w:r>
      <w:r w:rsidR="00D53F1D" w:rsidRPr="00D36025">
        <w:t xml:space="preserve"> that </w:t>
      </w:r>
      <w:r w:rsidR="00FF67CA" w:rsidRPr="00D36025">
        <w:t xml:space="preserve">decreased </w:t>
      </w:r>
      <w:r w:rsidRPr="00D36025">
        <w:t xml:space="preserve">developmental </w:t>
      </w:r>
      <w:r w:rsidR="0051185A">
        <w:t>E-I ratio</w:t>
      </w:r>
      <w:r w:rsidR="00D53F1D" w:rsidRPr="00D36025">
        <w:t xml:space="preserve"> results in </w:t>
      </w:r>
      <w:r w:rsidR="00FF67CA" w:rsidRPr="00D36025">
        <w:t>lower spike train correlations</w:t>
      </w:r>
      <w:r w:rsidRPr="00D36025">
        <w:t xml:space="preserve">. </w:t>
      </w:r>
      <w:r w:rsidR="00D53F1D" w:rsidRPr="00D36025">
        <w:t xml:space="preserve">Finally, we illustrate the translational relevance of these findings by showing that an analogous developmental </w:t>
      </w:r>
      <w:ins w:id="5" w:author="Mattia Chini" w:date="2021-05-18T10:08:00Z">
        <w:r w:rsidR="00053F05">
          <w:t>process</w:t>
        </w:r>
      </w:ins>
      <w:commentRangeStart w:id="6"/>
      <w:del w:id="7" w:author="Mattia Chini" w:date="2021-05-18T10:08:00Z">
        <w:r w:rsidR="00D53F1D" w:rsidRPr="00D36025" w:rsidDel="00053F05">
          <w:delText xml:space="preserve">decrease in </w:delText>
        </w:r>
        <w:r w:rsidR="0051185A" w:rsidDel="00053F05">
          <w:delText>E-I ratio</w:delText>
        </w:r>
      </w:del>
      <w:r w:rsidR="00D53F1D" w:rsidRPr="00D36025">
        <w:t xml:space="preserve"> </w:t>
      </w:r>
      <w:commentRangeEnd w:id="6"/>
      <w:r w:rsidR="0051185A">
        <w:rPr>
          <w:rStyle w:val="CommentReference"/>
        </w:rPr>
        <w:commentReference w:id="6"/>
      </w:r>
      <w:r w:rsidR="00D53F1D" w:rsidRPr="00D36025">
        <w:t xml:space="preserve">takes place in </w:t>
      </w:r>
      <w:r w:rsidR="00EE6839">
        <w:t>two</w:t>
      </w:r>
      <w:r w:rsidR="00D53F1D" w:rsidRPr="00D36025">
        <w:t xml:space="preserve"> different EEG datasets </w:t>
      </w:r>
      <w:r w:rsidR="000409BC">
        <w:t>recorded in</w:t>
      </w:r>
      <w:r w:rsidR="00D53F1D" w:rsidRPr="00D36025">
        <w:t xml:space="preserve"> newborn babies.</w:t>
      </w:r>
      <w:r w:rsidRPr="00D36025">
        <w:br w:type="page"/>
      </w:r>
    </w:p>
    <w:p w14:paraId="6EE0963B" w14:textId="77777777" w:rsidR="007727E3" w:rsidRPr="00D36025" w:rsidRDefault="00584F3D">
      <w:pPr>
        <w:pStyle w:val="Heading1"/>
        <w:rPr>
          <w:rFonts w:ascii="Times New Roman" w:hAnsi="Times New Roman" w:cs="Times New Roman"/>
        </w:rPr>
      </w:pPr>
      <w:bookmarkStart w:id="8" w:name="_a3ni3zvnfv96" w:colFirst="0" w:colLast="0"/>
      <w:bookmarkEnd w:id="8"/>
      <w:r w:rsidRPr="00D36025">
        <w:rPr>
          <w:rFonts w:ascii="Times New Roman" w:hAnsi="Times New Roman" w:cs="Times New Roman"/>
        </w:rPr>
        <w:lastRenderedPageBreak/>
        <w:t>Results</w:t>
      </w:r>
    </w:p>
    <w:p w14:paraId="38F05543" w14:textId="77777777" w:rsidR="007727E3" w:rsidRPr="00D36025" w:rsidRDefault="007727E3"/>
    <w:p w14:paraId="60BA3EF1" w14:textId="09463844" w:rsidR="008E0596" w:rsidRPr="008E0596" w:rsidRDefault="008E0596" w:rsidP="008E0596">
      <w:pPr>
        <w:pStyle w:val="Heading2"/>
        <w:rPr>
          <w:rFonts w:ascii="Times New Roman" w:hAnsi="Times New Roman" w:cs="Times New Roman"/>
          <w:b/>
          <w:color w:val="auto"/>
          <w:sz w:val="24"/>
        </w:rPr>
      </w:pPr>
      <w:bookmarkStart w:id="9" w:name="_lpzbl27r43lu" w:colFirst="0" w:colLast="0"/>
      <w:bookmarkEnd w:id="9"/>
      <w:r w:rsidRPr="008E0596">
        <w:rPr>
          <w:rFonts w:ascii="Times New Roman" w:hAnsi="Times New Roman" w:cs="Times New Roman"/>
          <w:b/>
          <w:color w:val="auto"/>
          <w:sz w:val="24"/>
        </w:rPr>
        <w:t>The electrophysiological dynamics of prefrontal activity evolve with age</w:t>
      </w:r>
    </w:p>
    <w:p w14:paraId="1E2CEDA1" w14:textId="77777777" w:rsidR="0023585B" w:rsidRDefault="0023585B" w:rsidP="00B147F3">
      <w:pPr>
        <w:jc w:val="both"/>
      </w:pPr>
    </w:p>
    <w:p w14:paraId="27F8AA12" w14:textId="3F35FCBF" w:rsidR="00B147F3" w:rsidRPr="00D36025" w:rsidRDefault="00B147F3" w:rsidP="00B147F3">
      <w:pPr>
        <w:jc w:val="both"/>
      </w:pPr>
      <w:r w:rsidRPr="00D36025">
        <w:t xml:space="preserve">To investigate the relationship between </w:t>
      </w:r>
      <w:r w:rsidR="0051185A">
        <w:t>E-I ratio</w:t>
      </w:r>
      <w:r w:rsidRPr="00D36025">
        <w:t xml:space="preserve"> and the decorrelation of neural activity that occurs throughout development, we interrogated a large dataset (n=117 </w:t>
      </w:r>
      <w:commentRangeStart w:id="10"/>
      <w:commentRangeStart w:id="11"/>
      <w:r w:rsidRPr="00D36025">
        <w:t>mice</w:t>
      </w:r>
      <w:commentRangeEnd w:id="10"/>
      <w:r w:rsidR="00A15441">
        <w:rPr>
          <w:rStyle w:val="CommentReference"/>
        </w:rPr>
        <w:commentReference w:id="10"/>
      </w:r>
      <w:commentRangeEnd w:id="11"/>
      <w:r w:rsidR="0051185A">
        <w:rPr>
          <w:rStyle w:val="CommentReference"/>
        </w:rPr>
        <w:commentReference w:id="11"/>
      </w:r>
      <w:r w:rsidRPr="00D36025">
        <w:t>) of</w:t>
      </w:r>
      <w:commentRangeStart w:id="12"/>
      <w:r w:rsidRPr="00D36025">
        <w:t xml:space="preserve"> </w:t>
      </w:r>
      <w:commentRangeEnd w:id="12"/>
      <w:r w:rsidR="0051185A">
        <w:rPr>
          <w:rStyle w:val="CommentReference"/>
        </w:rPr>
        <w:commentReference w:id="12"/>
      </w:r>
      <w:r w:rsidRPr="00D36025">
        <w:t xml:space="preserve">extracellular recordings </w:t>
      </w:r>
      <w:r w:rsidR="00A15441">
        <w:t xml:space="preserve">of local field potential (LFP) and </w:t>
      </w:r>
      <w:r w:rsidR="00730E41">
        <w:t>single</w:t>
      </w:r>
      <w:r w:rsidR="00A15441">
        <w:t xml:space="preserve"> activity (</w:t>
      </w:r>
      <w:r w:rsidR="00730E41">
        <w:t>S</w:t>
      </w:r>
      <w:r w:rsidR="00A15441">
        <w:t xml:space="preserve">UA) </w:t>
      </w:r>
      <w:r w:rsidRPr="00D36025">
        <w:t xml:space="preserve">from the </w:t>
      </w:r>
      <w:r w:rsidR="00A15441">
        <w:t xml:space="preserve">prelimbic subdivision of medial </w:t>
      </w:r>
      <w:r w:rsidRPr="00D36025">
        <w:t xml:space="preserve">PFC of </w:t>
      </w:r>
      <w:proofErr w:type="spellStart"/>
      <w:r w:rsidRPr="00D36025">
        <w:t>unanesthetized</w:t>
      </w:r>
      <w:proofErr w:type="spellEnd"/>
      <w:r w:rsidRPr="00D36025">
        <w:t xml:space="preserve"> mice of 2 to 12 postnatal (P) days of age (Figure 1A). Across this time window, the LFP </w:t>
      </w:r>
      <w:r w:rsidR="00521C2E">
        <w:t xml:space="preserve">evolves from </w:t>
      </w:r>
      <w:r w:rsidRPr="00D36025">
        <w:t xml:space="preserve">an almost complete lack of activity (silent periods) to uninterrupted (continuous) activity, passing through intermediate stages in which silent periods alternate with bouts of </w:t>
      </w:r>
      <w:r w:rsidR="00521C2E">
        <w:t xml:space="preserve">coordinated </w:t>
      </w:r>
      <w:r w:rsidRPr="00D36025">
        <w:t>neuronal activity (active periods) (Figure 1A). To quantify this transition, we c</w:t>
      </w:r>
      <w:r w:rsidR="00521C2E">
        <w:t>alculated</w:t>
      </w:r>
      <w:r w:rsidRPr="00D36025">
        <w:t xml:space="preserve"> the proportion of active periods over the recording</w:t>
      </w:r>
      <w:del w:id="13" w:author="hangop" w:date="2021-05-02T16:37:00Z">
        <w:r w:rsidRPr="00D36025" w:rsidDel="00521C2E">
          <w:delText>,</w:delText>
        </w:r>
      </w:del>
      <w:r w:rsidRPr="00D36025">
        <w:t xml:space="preserve"> and found that it follows a smooth exponential increase over age (age slope=0.</w:t>
      </w:r>
      <w:r w:rsidR="00FF79CF">
        <w:t>88</w:t>
      </w:r>
      <w:r w:rsidRPr="00D36025">
        <w:t>, 95% C.I. [0.</w:t>
      </w:r>
      <w:r w:rsidR="00FF79CF">
        <w:t>84</w:t>
      </w:r>
      <w:r w:rsidRPr="00D36025">
        <w:t>; 0.</w:t>
      </w:r>
      <w:r w:rsidR="00FF79CF">
        <w:t>93</w:t>
      </w:r>
      <w:r w:rsidRPr="00D36025">
        <w:t>], p</w:t>
      </w:r>
      <w:r w:rsidR="00984827" w:rsidRPr="00D36025">
        <w:t>&lt;</w:t>
      </w:r>
      <w:r w:rsidRPr="00D36025">
        <w:t>10</w:t>
      </w:r>
      <w:r w:rsidRPr="00D36025">
        <w:rPr>
          <w:vertAlign w:val="superscript"/>
        </w:rPr>
        <w:t>-5</w:t>
      </w:r>
      <w:r w:rsidR="00FF79CF">
        <w:rPr>
          <w:vertAlign w:val="superscript"/>
        </w:rPr>
        <w:t>0</w:t>
      </w:r>
      <w:r w:rsidR="00602884" w:rsidRPr="00D36025">
        <w:t xml:space="preserve">, </w:t>
      </w:r>
      <w:commentRangeStart w:id="14"/>
      <w:r w:rsidR="00602884" w:rsidRPr="00D36025">
        <w:t>generalized linear model</w:t>
      </w:r>
      <w:commentRangeEnd w:id="14"/>
      <w:r w:rsidR="009710AB">
        <w:rPr>
          <w:rStyle w:val="CommentReference"/>
        </w:rPr>
        <w:commentReference w:id="14"/>
      </w:r>
      <w:r w:rsidR="00602884" w:rsidRPr="00D36025">
        <w:t>)</w:t>
      </w:r>
      <w:r w:rsidRPr="00D36025">
        <w:t xml:space="preserve"> (Figure 1B). The increase in the proportion of active periods was initially driven by an increase in both the number as well as the duration of individual active periods and </w:t>
      </w:r>
      <w:commentRangeStart w:id="15"/>
      <w:commentRangeStart w:id="16"/>
      <w:r w:rsidRPr="00D36025">
        <w:t xml:space="preserve">then, as activity became continuous, </w:t>
      </w:r>
      <w:r w:rsidR="00D552EE">
        <w:t>individual oscillatory bouts decreased and merged into longer ones</w:t>
      </w:r>
      <w:commentRangeEnd w:id="15"/>
      <w:r w:rsidR="006A455F">
        <w:rPr>
          <w:rStyle w:val="CommentReference"/>
        </w:rPr>
        <w:commentReference w:id="15"/>
      </w:r>
      <w:commentRangeEnd w:id="16"/>
      <w:r w:rsidR="00D552EE">
        <w:rPr>
          <w:rStyle w:val="CommentReference"/>
        </w:rPr>
        <w:commentReference w:id="16"/>
      </w:r>
      <w:r w:rsidR="00D552EE">
        <w:t xml:space="preserve"> </w:t>
      </w:r>
      <w:r w:rsidRPr="00D36025">
        <w:t xml:space="preserve">(Supp. Figure 1A-C). Accompanying these high-level changes in </w:t>
      </w:r>
      <w:r w:rsidR="006A455F">
        <w:t>activity</w:t>
      </w:r>
      <w:r w:rsidRPr="00D36025">
        <w:t xml:space="preserve"> dynamics, the maximum amplitude of active periods, the broadband LFP power</w:t>
      </w:r>
      <w:r w:rsidR="006A455F" w:rsidRPr="00730E41">
        <w:t>,</w:t>
      </w:r>
      <w:r w:rsidRPr="00D36025">
        <w:t xml:space="preserve"> and the SUA firing rate </w:t>
      </w:r>
      <w:r w:rsidR="00730E41">
        <w:t>also</w:t>
      </w:r>
      <w:r w:rsidRPr="00D36025">
        <w:t xml:space="preserve"> exponentially increased over age (age slope=0.24, 0.47 and 0.21, 95% C.I. [0.18; 0.30] [0.40; 0.53] and [0.15; 0.27], p</w:t>
      </w:r>
      <w:r w:rsidR="00984827" w:rsidRPr="00D36025">
        <w:t>&lt;</w:t>
      </w:r>
      <w:r w:rsidRPr="00D36025">
        <w:t>10</w:t>
      </w:r>
      <w:r w:rsidRPr="00D36025">
        <w:rPr>
          <w:vertAlign w:val="superscript"/>
        </w:rPr>
        <w:t>-</w:t>
      </w:r>
      <w:r w:rsidR="00984827" w:rsidRPr="00D36025">
        <w:rPr>
          <w:vertAlign w:val="superscript"/>
        </w:rPr>
        <w:t>9</w:t>
      </w:r>
      <w:r w:rsidRPr="00D36025">
        <w:t xml:space="preserve">, </w:t>
      </w:r>
      <w:r w:rsidR="00984827" w:rsidRPr="00D36025">
        <w:t>p&lt;</w:t>
      </w:r>
      <w:r w:rsidRPr="00D36025">
        <w:t>10</w:t>
      </w:r>
      <w:r w:rsidRPr="00D36025">
        <w:rPr>
          <w:vertAlign w:val="superscript"/>
        </w:rPr>
        <w:t>-2</w:t>
      </w:r>
      <w:r w:rsidR="00984827" w:rsidRPr="00D36025">
        <w:rPr>
          <w:vertAlign w:val="superscript"/>
        </w:rPr>
        <w:t>3</w:t>
      </w:r>
      <w:r w:rsidRPr="00D36025">
        <w:t xml:space="preserve">, </w:t>
      </w:r>
      <w:r w:rsidR="00984827" w:rsidRPr="00D36025">
        <w:t>p&lt;</w:t>
      </w:r>
      <w:r w:rsidRPr="00D36025">
        <w:t>10</w:t>
      </w:r>
      <w:r w:rsidRPr="00D36025">
        <w:rPr>
          <w:vertAlign w:val="superscript"/>
        </w:rPr>
        <w:t>-1</w:t>
      </w:r>
      <w:r w:rsidR="00984827" w:rsidRPr="00D36025">
        <w:rPr>
          <w:vertAlign w:val="superscript"/>
        </w:rPr>
        <w:t>1</w:t>
      </w:r>
      <w:r w:rsidRPr="00D36025">
        <w:t>, respectively</w:t>
      </w:r>
      <w:r w:rsidR="00602884" w:rsidRPr="00D36025">
        <w:t>, generalized linear model</w:t>
      </w:r>
      <w:r w:rsidRPr="00D36025">
        <w:t xml:space="preserve">) (Figure 1C, Supp. Figure 1D-F). </w:t>
      </w:r>
    </w:p>
    <w:p w14:paraId="741294D0" w14:textId="65B03144" w:rsidR="00B147F3" w:rsidRPr="00D36025" w:rsidRDefault="00B147F3" w:rsidP="00B147F3">
      <w:pPr>
        <w:jc w:val="both"/>
      </w:pPr>
    </w:p>
    <w:p w14:paraId="14639734" w14:textId="0C9C627D" w:rsidR="00B147F3" w:rsidRPr="00D36025" w:rsidRDefault="000607B2">
      <w:pPr>
        <w:jc w:val="both"/>
        <w:rPr>
          <w:b/>
        </w:rPr>
      </w:pPr>
      <w:r w:rsidRPr="000607B2">
        <w:rPr>
          <w:b/>
          <w:noProof/>
          <w:lang w:val="en-US"/>
        </w:rPr>
        <w:drawing>
          <wp:inline distT="0" distB="0" distL="0" distR="0" wp14:anchorId="35DBA59F" wp14:editId="6B93E2C6">
            <wp:extent cx="5760720" cy="4794156"/>
            <wp:effectExtent l="0" t="0" r="0" b="0"/>
            <wp:docPr id="3" name="Picture 3" descr="E:\PFC micro\figures paper\cropped pngs\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FC micro\figures paper\cropped pngs\figure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794156"/>
                    </a:xfrm>
                    <a:prstGeom prst="rect">
                      <a:avLst/>
                    </a:prstGeom>
                    <a:noFill/>
                    <a:ln>
                      <a:noFill/>
                    </a:ln>
                  </pic:spPr>
                </pic:pic>
              </a:graphicData>
            </a:graphic>
          </wp:inline>
        </w:drawing>
      </w:r>
    </w:p>
    <w:p w14:paraId="0C0E50E2" w14:textId="77777777" w:rsidR="009710AB" w:rsidRDefault="00584F3D">
      <w:pPr>
        <w:jc w:val="both"/>
      </w:pPr>
      <w:r w:rsidRPr="00D36025">
        <w:rPr>
          <w:b/>
        </w:rPr>
        <w:lastRenderedPageBreak/>
        <w:t>Figure 1. Active periods and LFP properties of the mouse PFC across the first two postnatal weeks.</w:t>
      </w:r>
      <w:r w:rsidR="00D552EE">
        <w:t xml:space="preserve"> </w:t>
      </w:r>
    </w:p>
    <w:p w14:paraId="1B2B9019" w14:textId="77777777" w:rsidR="009710AB" w:rsidRDefault="00D552EE">
      <w:pPr>
        <w:jc w:val="both"/>
      </w:pPr>
      <w:r>
        <w:t>(</w:t>
      </w:r>
      <w:r w:rsidRPr="001858A3">
        <w:rPr>
          <w:b/>
        </w:rPr>
        <w:t>A</w:t>
      </w:r>
      <w:r>
        <w:t xml:space="preserve">) Schematic representation of extracellular recordings in the </w:t>
      </w:r>
      <w:proofErr w:type="spellStart"/>
      <w:r>
        <w:t>mPFC</w:t>
      </w:r>
      <w:proofErr w:type="spellEnd"/>
      <w:r>
        <w:t xml:space="preserve"> of P2-12 mice (left), and representative LFP traces from P3, P6, P9 and P12 mice</w:t>
      </w:r>
      <w:r w:rsidR="009710AB">
        <w:t xml:space="preserve"> (right)</w:t>
      </w:r>
      <w:r>
        <w:t xml:space="preserve">. </w:t>
      </w:r>
    </w:p>
    <w:p w14:paraId="72C14E88" w14:textId="5A888EC9" w:rsidR="009710AB" w:rsidRDefault="00D552EE">
      <w:pPr>
        <w:jc w:val="both"/>
      </w:pPr>
      <w:r>
        <w:t>(</w:t>
      </w:r>
      <w:r w:rsidRPr="001858A3">
        <w:rPr>
          <w:b/>
        </w:rPr>
        <w:t>B</w:t>
      </w:r>
      <w:r>
        <w:t xml:space="preserve"> and </w:t>
      </w:r>
      <w:r w:rsidRPr="001858A3">
        <w:rPr>
          <w:b/>
        </w:rPr>
        <w:t>C</w:t>
      </w:r>
      <w:r>
        <w:t>) Violin plot</w:t>
      </w:r>
      <w:r w:rsidR="009710AB">
        <w:t>s</w:t>
      </w:r>
      <w:r>
        <w:t xml:space="preserve"> displaying the percentage of time spent in </w:t>
      </w:r>
      <w:r w:rsidRPr="00D36025">
        <w:t>active periods</w:t>
      </w:r>
      <w:r>
        <w:t xml:space="preserve"> (B) and the SUA firing rate (C) </w:t>
      </w:r>
      <w:r w:rsidR="008F0625">
        <w:t>of P2-12 mice</w:t>
      </w:r>
      <w:r w:rsidR="002463F8">
        <w:t xml:space="preserve"> (n=117 mice and 2269 single units, respectively)</w:t>
      </w:r>
      <w:r>
        <w:t xml:space="preserve">. </w:t>
      </w:r>
    </w:p>
    <w:p w14:paraId="6C88331B" w14:textId="77777777" w:rsidR="009710AB" w:rsidRDefault="008F0625">
      <w:pPr>
        <w:jc w:val="both"/>
      </w:pPr>
      <w:r>
        <w:t>(</w:t>
      </w:r>
      <w:r w:rsidRPr="001858A3">
        <w:rPr>
          <w:b/>
        </w:rPr>
        <w:t>D</w:t>
      </w:r>
      <w:r>
        <w:t>) Log-log plot displaying the normalized median PSD power in the 1-40 Hz frequency range of P2-12 mice</w:t>
      </w:r>
      <w:r w:rsidR="002463F8">
        <w:t xml:space="preserve"> (n=117 mice)</w:t>
      </w:r>
      <w:r>
        <w:t xml:space="preserve">. Color codes for age. </w:t>
      </w:r>
    </w:p>
    <w:p w14:paraId="3BAE287E" w14:textId="77777777" w:rsidR="00E90B14" w:rsidRDefault="008F0625">
      <w:pPr>
        <w:jc w:val="both"/>
      </w:pPr>
      <w:r>
        <w:t>(</w:t>
      </w:r>
      <w:r w:rsidRPr="001858A3">
        <w:rPr>
          <w:b/>
        </w:rPr>
        <w:t>E</w:t>
      </w:r>
      <w:r>
        <w:t xml:space="preserve">) Violin plot displaying the </w:t>
      </w:r>
      <w:r w:rsidR="001C47AD">
        <w:t>1/f exponent</w:t>
      </w:r>
      <w:r>
        <w:t xml:space="preserve"> of P2-12 mice</w:t>
      </w:r>
      <w:r w:rsidR="002463F8">
        <w:t xml:space="preserve"> (n=117 mice)</w:t>
      </w:r>
      <w:r>
        <w:t>.</w:t>
      </w:r>
      <w:r w:rsidR="003F2CFD">
        <w:t xml:space="preserve"> </w:t>
      </w:r>
    </w:p>
    <w:p w14:paraId="0258F914" w14:textId="235441F7" w:rsidR="007727E3" w:rsidRPr="00D552EE" w:rsidRDefault="003F2CFD">
      <w:pPr>
        <w:jc w:val="both"/>
      </w:pPr>
      <w:r w:rsidRPr="003F2CFD">
        <w:t xml:space="preserve">In </w:t>
      </w:r>
      <w:r w:rsidR="00F577F9">
        <w:t xml:space="preserve">(B) and (E) </w:t>
      </w:r>
      <w:r w:rsidRPr="003F2CFD">
        <w:t xml:space="preserve">white dots indicate </w:t>
      </w:r>
      <w:r>
        <w:t>individual data points</w:t>
      </w:r>
      <w:r w:rsidR="00F95F61">
        <w:t xml:space="preserve">. In (C) data are presented as </w:t>
      </w:r>
      <w:r>
        <w:t xml:space="preserve">median, </w:t>
      </w:r>
      <w:r w:rsidR="00F95F61">
        <w:t>25</w:t>
      </w:r>
      <w:r w:rsidR="00F95F61" w:rsidRPr="00F95F61">
        <w:rPr>
          <w:vertAlign w:val="superscript"/>
        </w:rPr>
        <w:t>th</w:t>
      </w:r>
      <w:r w:rsidR="00F95F61">
        <w:t>, 75</w:t>
      </w:r>
      <w:r w:rsidR="00F95F61" w:rsidRPr="00F95F61">
        <w:rPr>
          <w:vertAlign w:val="superscript"/>
        </w:rPr>
        <w:t>th</w:t>
      </w:r>
      <w:r w:rsidR="00F95F61">
        <w:t xml:space="preserve"> percentile and </w:t>
      </w:r>
      <w:r w:rsidRPr="003F2CFD">
        <w:t>interquartile range.</w:t>
      </w:r>
      <w:r>
        <w:t xml:space="preserve"> </w:t>
      </w:r>
      <w:r w:rsidR="00F95F61">
        <w:t xml:space="preserve">In (B), (C) and (E) the shaded area represents the probability distribution density of the variable. </w:t>
      </w:r>
      <w:r w:rsidR="00775BAA">
        <w:t xml:space="preserve">In (D) data are presented as median. </w:t>
      </w:r>
      <w:r>
        <w:t>Asterisks in (B), (C) and (E) indicate significant effect of age. *** p &lt; 0.001. Generalized linear model</w:t>
      </w:r>
      <w:r w:rsidR="0025217E">
        <w:t>s</w:t>
      </w:r>
      <w:r>
        <w:t xml:space="preserve"> (B-C) and linear model (E). </w:t>
      </w:r>
      <w:r w:rsidR="00C71831">
        <w:t>For detailed statistical results, see S1 Table.</w:t>
      </w:r>
    </w:p>
    <w:p w14:paraId="2A5824E5" w14:textId="77777777" w:rsidR="007727E3" w:rsidRPr="00D36025" w:rsidRDefault="007727E3">
      <w:pPr>
        <w:jc w:val="both"/>
      </w:pPr>
    </w:p>
    <w:p w14:paraId="7572B7FD" w14:textId="78BBF4F6" w:rsidR="00B147F3" w:rsidRPr="00D36025" w:rsidRDefault="00B147F3" w:rsidP="00730E41">
      <w:pPr>
        <w:spacing w:after="120"/>
        <w:ind w:firstLine="720"/>
        <w:jc w:val="both"/>
      </w:pPr>
      <w:r w:rsidRPr="00D36025">
        <w:t xml:space="preserve">Changes in the log-log power spectral density (PSD) slope (i.e. the </w:t>
      </w:r>
      <w:r w:rsidR="004D53A3">
        <w:t>1/f</w:t>
      </w:r>
      <w:r w:rsidRPr="00D36025">
        <w:t xml:space="preserve"> exponent) have been linked to </w:t>
      </w:r>
      <w:r w:rsidR="0051185A">
        <w:t>E-I ratio</w:t>
      </w:r>
      <w:r w:rsidRPr="00D36025">
        <w:t xml:space="preserve"> by several experimental</w:t>
      </w:r>
      <w:r w:rsidR="004D53A3">
        <w:fldChar w:fldCharType="begin"/>
      </w:r>
      <w:r w:rsidR="004D53A3">
        <w:instrText xml:space="preserve"> ADDIN ZOTERO_ITEM CSL_CITATION {"citationID":"zaHRfxjs","properties":{"formattedCitation":"\\super 24,43,44\\nosupersub{}","plainCitation":"24,43,44","noteIndex":0},"citationItems":[{"id":956,"uris":["http://zotero.org/groups/2782533/items/ALH7PD5I"],"uri":["http://zotero.org/groups/2782533/items/ALH7PD5I"],"itemData":{"id":956,"type":"article-journal","abstract":"Excitation-inhibition (E:I) imbalance is theorized as an important pathophysiological mechanism in autism. Autism affects males more frequently than females and sex-related mechanisms (e.g., X-linked genes, androgen hormones) can influence E:I balance. This suggests that E:I imbalance may affect autism differently in males versus females. With a combination of in-silico modeling and in-vivo chemogenetic manipulations in mice, we first show that a time-series metric estimated from fMRI BOLD signal, the Hurst exponent (H), can be an index for underlying change in the synaptic E:I ratio. In autism we find that H is reduced, indicating increased excitation, in the medial prefrontal cortex (MPFC) of autistic males but not females. Increasingly intact MPFC H is also associated with heightened ability to behaviorally camouflage social-communicative difficulties, but only in autistic females. This work suggests that H in BOLD can index synaptic E:I ratio and that E:I imbalance affects autistic males and females differently.","container-title":"eLife","DOI":"10.7554/eLife.55684","ISSN":"2050-084X","journalAbbreviation":"Elife","language":"eng","note":"PMID: 32746967\nPMCID: PMC7402681","source":"PubMed","title":"Intrinsic excitation-inhibition imbalance affects medial prefrontal cortex differently in autistic men versus women","volume":"9","author":[{"family":"Trakoshis","given":"Stavros"},{"family":"Martínez-Cañada","given":"Pablo"},{"family":"Rocchi","given":"Federico"},{"family":"Canella","given":"Carola"},{"family":"You","given":"Wonsang"},{"family":"Chakrabarti","given":"Bhismadev"},{"family":"Ruigrok","given":"Amber Nv"},{"family":"Bullmore","given":"Edward T."},{"family":"Suckling","given":"John"},{"family":"Markicevic","given":"Marija"},{"family":"Zerbi","given":"Valerio"},{"literal":"MRC AIMS Consortium"},{"family":"Baron-Cohen","given":"Simon"},{"family":"Gozzi","given":"Alessandro"},{"family":"Lai","given":"Meng-Chuan"},{"family":"Panzeri","given":"Stefano"},{"family":"Lombardo","given":"Michael V."}],"issued":{"date-parts":[["2020",8,4]]}}},{"id":1176,"uris":["http://zotero.org/groups/2782533/items/GLA9CLH4"],"uri":["http://zotero.org/groups/2782533/items/GLA9CLH4"],"itemData":{"id":1176,"type":"article-journal","abstract":"Deep non-rapid eye movement sleep (NREM) and general anesthesia with propofol are prominent states of reduced arousal linked to the occurrence of synchronized oscillations in the electroencephalogram (EEG). Although rapid eye movement (REM) sleep is also associated with diminished arousal levels, it is characterized by a desynchronized, 'wake-like' EEG. This observation implies that reduced arousal states are not necessarily only defined by synchronous oscillatory activity. Using intracranial and surface EEG recordings in four independent data sets, we demonstrate that the 1/f spectral slope of the electrophysiological power spectrum, which reflects the non-oscillatory, scale-free component of neural activity, delineates wakefulness from propofol anesthesia, NREM and REM sleep. Critically, the spectral slope discriminates wakefulness from REM sleep solely based on the neurophysiological brain state. Taken together, our findings describe a common electrophysiological marker that tracks states of reduced arousal, including different sleep stages as well as anesthesia in humans.","container-title":"eLife","DOI":"10.7554/eLife.55092","ISSN":"2050-084X","journalAbbreviation":"Elife","language":"eng","note":"PMID: 32720644\nPMCID: PMC7394547","source":"PubMed","title":"An electrophysiological marker of arousal level in humans","volume":"9","author":[{"family":"Lendner","given":"Janna D."},{"family":"Helfrich","given":"Randolph F."},{"family":"Mander","given":"Bryce A."},{"family":"Romundstad","given":"Luis"},{"family":"Lin","given":"Jack J."},{"family":"Walker","given":"Matthew P."},{"family":"Larsson","given":"Pal G."},{"family":"Knight","given":"Robert T."}],"issued":{"date-parts":[["2020",7,28]]}}},{"id":1174,"uris":["http://zotero.org/groups/2782533/items/F2GRCDGG"],"uri":["http://zotero.org/groups/2782533/items/F2GRCDGG"],"itemData":{"id":1174,"type":"article-journal","abstract":"Despite the absence of responsiveness during anesthesia, conscious experience may persist. However, reliable, easily acquirable and interpretable neurophysiological markers of the presence of consciousness in unresponsive states are still missing. A promising marker is based on the decay-rate of the power spectral density (PSD) of the resting EEG. We acquired resting electroencephalogram (EEG) in three groups of healthy participants (n = 5 each), before and during anesthesia induced by either xenon, propofol or ketamine. Dosage of each anesthetic agent was tailored to yield unresponsiveness (Ramsay score = 6). Delayed subjective reports assessed whether conscious experience was present ('Conscious report') or absent/inaccessible to recall ('No Report'). We estimated the decay of the PSD of the resting EEG-after removing oscillatory peaks-via the spectral exponent β, for a broad band (1-40 Hz) and narrower sub-bands (1-20 Hz, 20-40 Hz). Within-subject anesthetic changes in β were assessed. Furthermore, based on β, 'Conscious report' states were discriminated against 'no report' states. Finally, we evaluated the correlation of the resting spectral exponent with a recently proposed index of consciousness, the Perturbational Complexity Index (PCI), derived from a previous TMS-EEG study. The spectral exponent of the resting EEG discriminated states in which consciousness was present (wakefulness, ketamine) from states where consciousness was reduced or abolished (xenon, propofol). Loss of consciousness substantially decreased the (negative) broad-band spectral exponent in each subject undergoing xenon or propofol anesthesia-indexing an overall steeper PSD decay. Conversely, ketamine displayed an overall PSD decay similar to that of wakefulness-consistent with the preservation of consciousness-yet it showed a flattening of the decay in the high-frequencies (20-40 Hz)-consistent with its specific mechanism of action. The spectral exponent was highly correlated to PCI, corroborating its interpretation as a marker of the presence of consciousness. A steeper PSD of the resting EEG reliably indexed unconsciousness in anesthesia, beyond sheer unresponsiveness.","container-title":"NeuroImage","DOI":"10.1016/j.neuroimage.2019.01.024","ISSN":"1095-9572","journalAbbreviation":"Neuroimage","language":"eng","note":"PMID: 30639334","page":"631-644","source":"PubMed","title":"The spectral exponent of the resting EEG indexes the presence of consciousness during unresponsiveness induced by propofol, xenon, and ketamine","volume":"189","author":[{"family":"Colombo","given":"Michele Angelo"},{"family":"Napolitani","given":"Martino"},{"family":"Boly","given":"Melanie"},{"family":"Gosseries","given":"Olivia"},{"family":"Casarotto","given":"Silvia"},{"family":"Rosanova","given":"Mario"},{"family":"Brichant","given":"Jean-Francois"},{"family":"Boveroux","given":"Pierre"},{"family":"Rex","given":"Steffen"},{"family":"Laureys","given":"Steven"},{"family":"Massimini","given":"Marcello"},{"family":"Chieregato","given":"Arturo"},{"family":"Sarasso","given":"Simone"}],"issued":{"date-parts":[["2019",4,1]]}}}],"schema":"https://github.com/citation-style-language/schema/raw/master/csl-citation.json"} </w:instrText>
      </w:r>
      <w:r w:rsidR="004D53A3">
        <w:fldChar w:fldCharType="separate"/>
      </w:r>
      <w:r w:rsidR="004D53A3" w:rsidRPr="004D53A3">
        <w:rPr>
          <w:vertAlign w:val="superscript"/>
        </w:rPr>
        <w:t>24,43,44</w:t>
      </w:r>
      <w:r w:rsidR="004D53A3">
        <w:fldChar w:fldCharType="end"/>
      </w:r>
      <w:r w:rsidRPr="00D36025">
        <w:t xml:space="preserve"> and theoretical studies</w:t>
      </w:r>
      <w:r w:rsidR="00230722" w:rsidRPr="00D36025">
        <w:fldChar w:fldCharType="begin"/>
      </w:r>
      <w:r w:rsidR="004D53A3">
        <w:instrText xml:space="preserve"> ADDIN ZOTERO_ITEM CSL_CITATION {"citationID":"P2Q8giY0","properties":{"formattedCitation":"\\super 24,45,46\\nosupersub{}","plainCitation":"24,45,46","noteIndex":0},"citationItems":[{"id":956,"uris":["http://zotero.org/groups/2782533/items/ALH7PD5I"],"uri":["http://zotero.org/groups/2782533/items/ALH7PD5I"],"itemData":{"id":956,"type":"article-journal","abstract":"Excitation-inhibition (E:I) imbalance is theorized as an important pathophysiological mechanism in autism. Autism affects males more frequently than females and sex-related mechanisms (e.g., X-linked genes, androgen hormones) can influence E:I balance. This suggests that E:I imbalance may affect autism differently in males versus females. With a combination of in-silico modeling and in-vivo chemogenetic manipulations in mice, we first show that a time-series metric estimated from fMRI BOLD signal, the Hurst exponent (H), can be an index for underlying change in the synaptic E:I ratio. In autism we find that H is reduced, indicating increased excitation, in the medial prefrontal cortex (MPFC) of autistic males but not females. Increasingly intact MPFC H is also associated with heightened ability to behaviorally camouflage social-communicative difficulties, but only in autistic females. This work suggests that H in BOLD can index synaptic E:I ratio and that E:I imbalance affects autistic males and females differently.","container-title":"eLife","DOI":"10.7554/eLife.55684","ISSN":"2050-084X","journalAbbreviation":"Elife","language":"eng","note":"PMID: 32746967\nPMCID: PMC7402681","source":"PubMed","title":"Intrinsic excitation-inhibition imbalance affects medial prefrontal cortex differently in autistic men versus women","volume":"9","author":[{"family":"Trakoshis","given":"Stavros"},{"family":"Martínez-Cañada","given":"Pablo"},{"family":"Rocchi","given":"Federico"},{"family":"Canella","given":"Carola"},{"family":"You","given":"Wonsang"},{"family":"Chakrabarti","given":"Bhismadev"},{"family":"Ruigrok","given":"Amber Nv"},{"family":"Bullmore","given":"Edward T."},{"family":"Suckling","given":"John"},{"family":"Markicevic","given":"Marija"},{"family":"Zerbi","given":"Valerio"},{"literal":"MRC AIMS Consortium"},{"family":"Baron-Cohen","given":"Simon"},{"family":"Gozzi","given":"Alessandro"},{"family":"Lai","given":"Meng-Chuan"},{"family":"Panzeri","given":"Stefano"},{"family":"Lombardo","given":"Michael V."}],"issued":{"date-parts":[["2020",8,4]]}}},{"id":959,"uris":["http://zotero.org/groups/2782533/items/I5LGAVFM"],"uri":["http://zotero.org/groups/2782533/items/I5LGAVFM"],"itemData":{"id":959,"type":"article-journal","abstract":"The 1/f-like decay observed in the power spectrum of electro-physiological signals, along with scale-free statistics of the so-called neuronal avalanches, constitutes evidence of criticality in neuronal systems. Recent in vitro studies have shown that avalanche dynamics at criticality corresponds to some specific balance of excitation and inhibition, thus suggesting that this is a basic feature of the critical state of neuronal networks. In particular, a lack of inhibition significantly alters the temporal structure of the spontaneous avalanche activity and leads to an anomalous abundance of large avalanches. Here, we study the relationship between network inhibition and the scaling exponent β of the power spectral density (PSD) of avalanche activity in a neuronal network model inspired in Self-Organized Criticality. We find that this scaling exponent depends on the percentage of inhibitory synapses and tends to the value β = 1 for a percentage of about 30%. More specifically, β is close to 2, namely, Brownian noise, for purely excitatory networks and decreases towards values in the interval [1, 1.4] as the percentage of inhibitory synapses ranges between 20% and 30%, in agreement with experimental findings. These results indicate that the level of inhibition affects the frequency spectrum of resting brain activity and suggest the analysis of the PSD scaling behavior as a possible tool to study pathological conditions.","container-title":"Chaos (Woodbury, N.Y.)","DOI":"10.1063/1.4979043","ISSN":"1089-7682","issue":"4","journalAbbreviation":"Chaos","language":"eng","note":"PMID: 28456161","page":"047402","source":"PubMed","title":"Balance of excitation and inhibition determines 1/f power spectrum in neuronal networks","volume":"27","author":[{"family":"Lombardi","given":"F."},{"family":"Herrmann","given":"H. J."},{"family":"Arcangelis","given":"L.","non-dropping-particle":"de"}],"issued":{"date-parts":[["2017",4]]}}},{"id":911,"uris":["http://zotero.org/groups/2782533/items/PDJB7G7D"],"uri":["http://zotero.org/groups/2782533/items/PDJB7G7D"],"itemData":{"id":911,"type":"article-journal","abstract":"Neural circuits sit in a dynamic balance between excitation (E) and inhibition (I). Fluctuations in E:I balance have been shown to influence neural computation, working memory, and information flow, while more drastic shifts and aberrant E:I patterns are implicated in numerous neurological and psychiatric disorders. Current methods for measuring E:I dynamics require invasive procedures that are difficult to perform in behaving animals, and nearly impossible in humans. This has limited the ability to examine the full impact that E:I shifts have in cognition and disease. In this study, we develop a computational model to show that E:I changes can be estimated from the power law exponent (slope) of the electrophysiological power spectrum. Predictions from the model are validated in published data from two species (rats and macaques). We find that reducing E:I ratio via the administration of general anesthetic in macaques results in steeper power spectra, tracking conscious state over time. This causal result is supported by inference from known anatomical E:I changes across the depth of rat hippocampus, as well as oscillatory theta-modulated dynamic shifts in E:I. Our results provide evidence that E:I ratio may be inferred from electrophysiological recordings at many spatial scales, ranging from the local field potential to surface electrocorticography. This simple method for estimating E:I ratio-one that can be applied retrospectively to existing data-removes a major hurdle in understanding a currently difficult to measure, yet fundamental, aspect of neural computation.","container-title":"NeuroImage","DOI":"10.1016/j.neuroimage.2017.06.078","ISSN":"1095-9572","journalAbbreviation":"Neuroimage","language":"eng","note":"PMID: 28676297","page":"70-78","source":"PubMed","title":"Inferring synaptic excitation/inhibition balance from field potentials","volume":"158","author":[{"family":"Gao","given":"Richard"},{"family":"Peterson","given":"Erik J."},{"family":"Voytek","given":"Bradley"}],"issued":{"date-parts":[["2017",9]]}}}],"schema":"https://github.com/citation-style-language/schema/raw/master/csl-citation.json"} </w:instrText>
      </w:r>
      <w:r w:rsidR="00230722" w:rsidRPr="00D36025">
        <w:fldChar w:fldCharType="separate"/>
      </w:r>
      <w:r w:rsidR="004D53A3" w:rsidRPr="004D53A3">
        <w:rPr>
          <w:vertAlign w:val="superscript"/>
        </w:rPr>
        <w:t>24,45,46</w:t>
      </w:r>
      <w:r w:rsidR="00230722" w:rsidRPr="00D36025">
        <w:fldChar w:fldCharType="end"/>
      </w:r>
      <w:r w:rsidR="00584F3D" w:rsidRPr="00D36025">
        <w:t xml:space="preserve">. </w:t>
      </w:r>
      <w:r w:rsidRPr="00D36025">
        <w:t xml:space="preserve">In particular, a relative increase in inhibition is thought of </w:t>
      </w:r>
      <w:r w:rsidR="00730E41">
        <w:t xml:space="preserve">leading to </w:t>
      </w:r>
      <w:r w:rsidRPr="00D36025">
        <w:t>a steeper PSD slope</w:t>
      </w:r>
      <w:r w:rsidR="008F5E93">
        <w:t xml:space="preserve"> (higher 1/f exponent)</w:t>
      </w:r>
      <w:r w:rsidRPr="00D36025">
        <w:t xml:space="preserve">, whereas the opposite occurs when </w:t>
      </w:r>
      <w:r w:rsidR="0051185A">
        <w:t>E-I ratio</w:t>
      </w:r>
      <w:r w:rsidRPr="00D36025">
        <w:t xml:space="preserve"> shifts towards excitation. Given that INs are thought to have a more protracted integration into cortical circuits that PYRs, we reasoned that this might be accompanied by a developmental shift of the </w:t>
      </w:r>
      <w:r w:rsidR="0051185A">
        <w:t>E-I ratio</w:t>
      </w:r>
      <w:r w:rsidRPr="00D36025">
        <w:t xml:space="preserve"> towards inhibition. In line with this hypothesis, the PSD slope grew steeper over age, as readily observed when the area under the curve of the PSD </w:t>
      </w:r>
      <w:r w:rsidR="00602884" w:rsidRPr="00D36025">
        <w:t>wa</w:t>
      </w:r>
      <w:r w:rsidRPr="00D36025">
        <w:t>s normalized (Figure 1D). To quantify this, we parameterized the PSDs using a recently published protocol</w:t>
      </w:r>
      <w:r w:rsidR="00230722" w:rsidRPr="00D36025">
        <w:fldChar w:fldCharType="begin"/>
      </w:r>
      <w:r w:rsidR="004D53A3">
        <w:instrText xml:space="preserve"> ADDIN ZOTERO_ITEM CSL_CITATION {"citationID":"MYbldYm5","properties":{"formattedCitation":"\\super 47\\nosupersub{}","plainCitation":"47","noteIndex":0},"citationItems":[{"id":954,"uris":["http://zotero.org/groups/2782533/items/EB6GUYMH"],"uri":["http://zotero.org/groups/2782533/items/EB6GUYMH"],"itemData":{"id":954,"type":"article-journal","abstract":"Electrophysiological signals exhibit both periodic and aperiodic properties. Periodic oscillations have been linked to numerous physiological, cognitive, behavioral and disease states. Emerging evidence demonstrates that the aperiodic component has putative physiological interpretations and that it dynamically changes with age, task demands and cognitive states. Electrophysiological neural activity is typically analyzed using canonically defined frequency bands, without consideration of the aperiodic (1/f-like) component. We show that standard analytic approaches can conflate periodic parameters (center frequency, power, bandwidth) with aperiodic ones (offset, exponent), compromising physiological interpretations. To overcome these limitations, we introduce an algorithm to parameterize neural power spectra as a combination of an aperiodic component and putative periodic oscillatory peaks. This algorithm requires no a priori specification of frequency bands. We validate this algorithm on simulated data, and demonstrate how it can be used in applications ranging from analyzing age-related changes in working memory to large-scale data exploration and analysis.","container-title":"Nature Neuroscience","DOI":"10.1038/s41593-020-00744-x","ISSN":"1546-1726","issue":"12","journalAbbreviation":"Nat Neurosci","language":"eng","note":"PMID: 33230329","page":"1655-1665","source":"PubMed","title":"Parameterizing neural power spectra into periodic and aperiodic components","volume":"23","author":[{"family":"Donoghue","given":"Thomas"},{"family":"Haller","given":"Matar"},{"family":"Peterson","given":"Erik J."},{"family":"Varma","given":"Paroma"},{"family":"Sebastian","given":"Priyadarshini"},{"family":"Gao","given":"Richard"},{"family":"Noto","given":"Torben"},{"family":"Lara","given":"Antonio H."},{"family":"Wallis","given":"Joni D."},{"family":"Knight","given":"Robert T."},{"family":"Shestyuk","given":"Avgusta"},{"family":"Voytek","given":"Bradley"}],"issued":{"date-parts":[["2020",12]]}}}],"schema":"https://github.com/citation-style-language/schema/raw/master/csl-citation.json"} </w:instrText>
      </w:r>
      <w:r w:rsidR="00230722" w:rsidRPr="00D36025">
        <w:fldChar w:fldCharType="separate"/>
      </w:r>
      <w:r w:rsidR="004D53A3" w:rsidRPr="004D53A3">
        <w:rPr>
          <w:vertAlign w:val="superscript"/>
        </w:rPr>
        <w:t>47</w:t>
      </w:r>
      <w:r w:rsidR="00230722" w:rsidRPr="00D36025">
        <w:fldChar w:fldCharType="end"/>
      </w:r>
      <w:r w:rsidR="00584F3D" w:rsidRPr="00D36025">
        <w:t xml:space="preserve">, </w:t>
      </w:r>
      <w:r w:rsidRPr="00D36025">
        <w:t>and confirmed that the 1/f exponent increases over age (age slope=0.12, 95% C.I. [0.11; 0.14], p</w:t>
      </w:r>
      <w:r w:rsidR="00984827" w:rsidRPr="00D36025">
        <w:t>&lt;</w:t>
      </w:r>
      <w:r w:rsidRPr="00D36025">
        <w:t>10</w:t>
      </w:r>
      <w:r w:rsidRPr="00D36025">
        <w:rPr>
          <w:vertAlign w:val="superscript"/>
        </w:rPr>
        <w:t>-2</w:t>
      </w:r>
      <w:r w:rsidR="00984827" w:rsidRPr="00D36025">
        <w:rPr>
          <w:vertAlign w:val="superscript"/>
        </w:rPr>
        <w:t>7</w:t>
      </w:r>
      <w:r w:rsidR="00602884" w:rsidRPr="00D36025">
        <w:t>, linear model)</w:t>
      </w:r>
      <w:r w:rsidRPr="00D36025">
        <w:t xml:space="preserve"> (Figure 1E).</w:t>
      </w:r>
    </w:p>
    <w:p w14:paraId="27453B48" w14:textId="2F613B1C" w:rsidR="00B147F3" w:rsidRPr="00D36025" w:rsidRDefault="00B147F3" w:rsidP="00730E41">
      <w:pPr>
        <w:ind w:firstLine="720"/>
        <w:jc w:val="both"/>
      </w:pPr>
      <w:r w:rsidRPr="00D36025">
        <w:t xml:space="preserve">These data </w:t>
      </w:r>
      <w:r w:rsidR="00195C9F">
        <w:t xml:space="preserve">monitor the age-dependent dynamics of LFP and </w:t>
      </w:r>
      <w:r w:rsidR="00A37B37">
        <w:t>S</w:t>
      </w:r>
      <w:r w:rsidR="00195C9F">
        <w:t>UA</w:t>
      </w:r>
      <w:r w:rsidR="000005EB">
        <w:t xml:space="preserve"> </w:t>
      </w:r>
      <w:r w:rsidR="00EE74D6">
        <w:t xml:space="preserve">in the mouse prefrontal cortex, </w:t>
      </w:r>
      <w:r w:rsidR="000005EB">
        <w:t>and lead to the hypothesis that</w:t>
      </w:r>
      <w:r w:rsidR="00EE74D6">
        <w:t>,</w:t>
      </w:r>
      <w:r w:rsidR="000005EB">
        <w:t xml:space="preserve"> </w:t>
      </w:r>
      <w:r w:rsidR="00730E41">
        <w:t>throughout development</w:t>
      </w:r>
      <w:r w:rsidR="00EE74D6">
        <w:t>,</w:t>
      </w:r>
      <w:r w:rsidR="00730E41">
        <w:t xml:space="preserve"> </w:t>
      </w:r>
      <w:r w:rsidRPr="00D36025">
        <w:t xml:space="preserve">the </w:t>
      </w:r>
      <w:r w:rsidR="0051185A">
        <w:t>E-I ratio</w:t>
      </w:r>
      <w:r w:rsidRPr="00D36025">
        <w:t xml:space="preserve"> tilts towards inhibition.</w:t>
      </w:r>
    </w:p>
    <w:p w14:paraId="38AB02E7" w14:textId="09717335" w:rsidR="007727E3" w:rsidRPr="00D36025" w:rsidRDefault="007727E3">
      <w:pPr>
        <w:jc w:val="both"/>
      </w:pPr>
    </w:p>
    <w:p w14:paraId="078729F2" w14:textId="608C2A44" w:rsidR="00B147F3" w:rsidRPr="00D36025" w:rsidRDefault="00AF6BDF">
      <w:pPr>
        <w:jc w:val="both"/>
        <w:rPr>
          <w:b/>
        </w:rPr>
      </w:pPr>
      <w:r w:rsidRPr="00AF6BDF">
        <w:rPr>
          <w:b/>
          <w:noProof/>
          <w:lang w:val="en-US"/>
        </w:rPr>
        <w:drawing>
          <wp:inline distT="0" distB="0" distL="0" distR="0" wp14:anchorId="25BE31D3" wp14:editId="68A692FC">
            <wp:extent cx="5760720" cy="3479630"/>
            <wp:effectExtent l="0" t="0" r="0" b="0"/>
            <wp:docPr id="1" name="Picture 1" descr="E:\PFC micro\figures paper\cropped pngs\supp. 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FC micro\figures paper\cropped pngs\supp. figure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479630"/>
                    </a:xfrm>
                    <a:prstGeom prst="rect">
                      <a:avLst/>
                    </a:prstGeom>
                    <a:noFill/>
                    <a:ln>
                      <a:noFill/>
                    </a:ln>
                  </pic:spPr>
                </pic:pic>
              </a:graphicData>
            </a:graphic>
          </wp:inline>
        </w:drawing>
      </w:r>
    </w:p>
    <w:p w14:paraId="2C9D6F0C" w14:textId="77777777" w:rsidR="000607B2" w:rsidRDefault="000607B2">
      <w:pPr>
        <w:jc w:val="both"/>
        <w:rPr>
          <w:b/>
        </w:rPr>
      </w:pPr>
    </w:p>
    <w:p w14:paraId="6158EA79" w14:textId="77777777" w:rsidR="00F20BA8" w:rsidRDefault="00584F3D">
      <w:pPr>
        <w:jc w:val="both"/>
      </w:pPr>
      <w:r w:rsidRPr="00D36025">
        <w:rPr>
          <w:b/>
        </w:rPr>
        <w:lastRenderedPageBreak/>
        <w:t>Supp. Figure 1, related to Figure 1. LFP and SUA properties of the mouse PFC across the first two postnatal weeks.</w:t>
      </w:r>
      <w:r w:rsidR="00061E68">
        <w:t xml:space="preserve"> </w:t>
      </w:r>
    </w:p>
    <w:p w14:paraId="3D4DD296" w14:textId="4BE54368" w:rsidR="00F20BA8" w:rsidRDefault="00061E68">
      <w:pPr>
        <w:jc w:val="both"/>
      </w:pPr>
      <w:r>
        <w:t>(</w:t>
      </w:r>
      <w:r w:rsidRPr="001858A3">
        <w:rPr>
          <w:b/>
        </w:rPr>
        <w:t>A</w:t>
      </w:r>
      <w:r>
        <w:t xml:space="preserve"> and </w:t>
      </w:r>
      <w:r w:rsidRPr="001858A3">
        <w:rPr>
          <w:b/>
        </w:rPr>
        <w:t>B</w:t>
      </w:r>
      <w:r>
        <w:t>) Violin plot</w:t>
      </w:r>
      <w:r w:rsidR="00F20BA8">
        <w:t>s</w:t>
      </w:r>
      <w:r>
        <w:t xml:space="preserve"> displaying the number (A) and duration (B) of active periods of P2-12 mice</w:t>
      </w:r>
      <w:r w:rsidR="002463F8">
        <w:t xml:space="preserve"> (n=117 mice)</w:t>
      </w:r>
      <w:r>
        <w:t xml:space="preserve">. </w:t>
      </w:r>
    </w:p>
    <w:p w14:paraId="77858BD4" w14:textId="10174C90" w:rsidR="00F20BA8" w:rsidRDefault="00061E68">
      <w:pPr>
        <w:jc w:val="both"/>
      </w:pPr>
      <w:r>
        <w:t>(</w:t>
      </w:r>
      <w:r w:rsidRPr="001858A3">
        <w:rPr>
          <w:b/>
        </w:rPr>
        <w:t>C</w:t>
      </w:r>
      <w:r>
        <w:t>) Scatter plot displaying the time spent in active periods with respect to the number of active periods per minute</w:t>
      </w:r>
      <w:r w:rsidR="002463F8">
        <w:t xml:space="preserve"> </w:t>
      </w:r>
      <w:r w:rsidR="00F20BA8">
        <w:t xml:space="preserve">of P2-12 mice </w:t>
      </w:r>
      <w:r w:rsidR="002463F8">
        <w:t>(n=117 mice)</w:t>
      </w:r>
      <w:r>
        <w:t xml:space="preserve">. Color codes for age. </w:t>
      </w:r>
    </w:p>
    <w:p w14:paraId="40331694" w14:textId="77777777" w:rsidR="00F20BA8" w:rsidRDefault="00061E68">
      <w:pPr>
        <w:jc w:val="both"/>
      </w:pPr>
      <w:r>
        <w:t>(</w:t>
      </w:r>
      <w:r w:rsidRPr="001858A3">
        <w:rPr>
          <w:b/>
        </w:rPr>
        <w:t>D</w:t>
      </w:r>
      <w:r>
        <w:t xml:space="preserve"> and </w:t>
      </w:r>
      <w:r w:rsidRPr="001858A3">
        <w:rPr>
          <w:b/>
        </w:rPr>
        <w:t>E</w:t>
      </w:r>
      <w:r>
        <w:t>) Violin plot displaying the maximum amplitude of active periods (D) and the LFP power in the 1-40 Hz frequency range (E) of P2-12 mice</w:t>
      </w:r>
      <w:r w:rsidR="002463F8">
        <w:t xml:space="preserve"> (n=117 mice)</w:t>
      </w:r>
      <w:r>
        <w:t xml:space="preserve">. </w:t>
      </w:r>
    </w:p>
    <w:p w14:paraId="33F6F4D5" w14:textId="77777777" w:rsidR="00F20BA8" w:rsidRDefault="003F2CFD">
      <w:pPr>
        <w:jc w:val="both"/>
      </w:pPr>
      <w:r>
        <w:t>(</w:t>
      </w:r>
      <w:r w:rsidRPr="001858A3">
        <w:rPr>
          <w:b/>
        </w:rPr>
        <w:t>F</w:t>
      </w:r>
      <w:r>
        <w:t>) Log-log line plot displaying the median LFP power in the 0.1-4 Hz frequency range of P2-12 mice</w:t>
      </w:r>
      <w:r w:rsidR="002463F8">
        <w:t xml:space="preserve"> (n=117 mice)</w:t>
      </w:r>
      <w:r>
        <w:t xml:space="preserve">. Color codes for age. </w:t>
      </w:r>
    </w:p>
    <w:p w14:paraId="139B373B" w14:textId="02F60A54" w:rsidR="007727E3" w:rsidRPr="00061E68" w:rsidRDefault="00F95F61">
      <w:pPr>
        <w:jc w:val="both"/>
      </w:pPr>
      <w:r w:rsidRPr="003F2CFD">
        <w:t xml:space="preserve">In </w:t>
      </w:r>
      <w:r>
        <w:t xml:space="preserve">(A), (B), (D) and (E) </w:t>
      </w:r>
      <w:r w:rsidRPr="003F2CFD">
        <w:t xml:space="preserve">white dots indicate </w:t>
      </w:r>
      <w:r>
        <w:t>individual data points and the shaded area represents the probability distribution density of the variable.</w:t>
      </w:r>
      <w:r w:rsidR="003F2CFD">
        <w:t xml:space="preserve"> </w:t>
      </w:r>
      <w:r w:rsidR="00775BAA">
        <w:t xml:space="preserve">In (F) data are presented as median. </w:t>
      </w:r>
      <w:r w:rsidR="003F2CFD">
        <w:t>Asterisks in (B), (D) and (E) indicate significant effect of age. *** p &lt; 0.001. Generalized linear model</w:t>
      </w:r>
      <w:r w:rsidR="0025217E">
        <w:t>s</w:t>
      </w:r>
      <w:r w:rsidR="003F2CFD">
        <w:t>.</w:t>
      </w:r>
      <w:r w:rsidR="00C71831">
        <w:t xml:space="preserve"> For detailed statistical results, see S1 Table.</w:t>
      </w:r>
    </w:p>
    <w:p w14:paraId="44A287B5" w14:textId="77777777" w:rsidR="007727E3" w:rsidRPr="00D36025" w:rsidRDefault="007727E3">
      <w:pPr>
        <w:jc w:val="both"/>
      </w:pPr>
    </w:p>
    <w:p w14:paraId="2A3D0A37" w14:textId="77777777" w:rsidR="007727E3" w:rsidRPr="00D36025" w:rsidRDefault="007727E3">
      <w:pPr>
        <w:jc w:val="both"/>
      </w:pPr>
    </w:p>
    <w:p w14:paraId="02BDA332" w14:textId="1C458B5D" w:rsidR="007727E3" w:rsidRPr="00D36025" w:rsidRDefault="0051185A">
      <w:pPr>
        <w:pStyle w:val="Heading2"/>
        <w:jc w:val="both"/>
        <w:rPr>
          <w:rFonts w:ascii="Times New Roman" w:hAnsi="Times New Roman" w:cs="Times New Roman"/>
          <w:b/>
          <w:color w:val="auto"/>
          <w:sz w:val="24"/>
        </w:rPr>
      </w:pPr>
      <w:bookmarkStart w:id="17" w:name="_46dt47huufw3" w:colFirst="0" w:colLast="0"/>
      <w:bookmarkEnd w:id="17"/>
      <w:r>
        <w:rPr>
          <w:rFonts w:ascii="Times New Roman" w:hAnsi="Times New Roman" w:cs="Times New Roman"/>
          <w:b/>
          <w:color w:val="auto"/>
          <w:sz w:val="24"/>
        </w:rPr>
        <w:t>E-I ratio</w:t>
      </w:r>
      <w:r w:rsidR="00584F3D" w:rsidRPr="00D36025">
        <w:rPr>
          <w:rFonts w:ascii="Times New Roman" w:hAnsi="Times New Roman" w:cs="Times New Roman"/>
          <w:b/>
          <w:color w:val="auto"/>
          <w:sz w:val="24"/>
        </w:rPr>
        <w:t xml:space="preserve"> </w:t>
      </w:r>
      <w:r w:rsidR="00026AC7" w:rsidRPr="00D36025">
        <w:rPr>
          <w:rFonts w:ascii="Times New Roman" w:hAnsi="Times New Roman" w:cs="Times New Roman"/>
          <w:b/>
          <w:color w:val="auto"/>
          <w:sz w:val="24"/>
        </w:rPr>
        <w:t xml:space="preserve">controls pairwise </w:t>
      </w:r>
      <w:r w:rsidR="00584F3D" w:rsidRPr="00D36025">
        <w:rPr>
          <w:rFonts w:ascii="Times New Roman" w:hAnsi="Times New Roman" w:cs="Times New Roman"/>
          <w:b/>
          <w:color w:val="auto"/>
          <w:sz w:val="24"/>
        </w:rPr>
        <w:t>spike train</w:t>
      </w:r>
      <w:r w:rsidR="00026AC7" w:rsidRPr="00D36025">
        <w:rPr>
          <w:rFonts w:ascii="Times New Roman" w:hAnsi="Times New Roman" w:cs="Times New Roman"/>
          <w:b/>
          <w:color w:val="auto"/>
          <w:sz w:val="24"/>
        </w:rPr>
        <w:t xml:space="preserve"> correlations</w:t>
      </w:r>
      <w:r w:rsidR="00584F3D" w:rsidRPr="00D36025">
        <w:rPr>
          <w:rFonts w:ascii="Times New Roman" w:hAnsi="Times New Roman" w:cs="Times New Roman"/>
          <w:b/>
          <w:color w:val="auto"/>
          <w:sz w:val="24"/>
        </w:rPr>
        <w:t xml:space="preserve"> in a neural network model</w:t>
      </w:r>
    </w:p>
    <w:p w14:paraId="402A6605" w14:textId="77777777" w:rsidR="007727E3" w:rsidRPr="00D36025" w:rsidRDefault="007727E3"/>
    <w:p w14:paraId="162BF8C6" w14:textId="5814ECD9" w:rsidR="009B4E3B" w:rsidRPr="005432A0" w:rsidRDefault="009B4E3B" w:rsidP="00185C8E">
      <w:pPr>
        <w:jc w:val="both"/>
        <w:rPr>
          <w:i/>
        </w:rPr>
      </w:pPr>
      <w:commentRangeStart w:id="18"/>
      <w:r w:rsidRPr="005432A0">
        <w:rPr>
          <w:i/>
        </w:rPr>
        <w:t xml:space="preserve">To explore the relationship between the 1/f exponent, E-I ratio and the decorrelation of neural activity, we simulated a neural network of 400 interconnected leaky integrate-and-fire (LIF) neurons. Of these simulated neurons, 80% were </w:t>
      </w:r>
      <w:r w:rsidR="00185C8E" w:rsidRPr="005432A0">
        <w:rPr>
          <w:i/>
        </w:rPr>
        <w:t>excitatory (</w:t>
      </w:r>
      <w:r w:rsidRPr="005432A0">
        <w:rPr>
          <w:i/>
        </w:rPr>
        <w:t>PYRs</w:t>
      </w:r>
      <w:r w:rsidR="00185C8E" w:rsidRPr="005432A0">
        <w:rPr>
          <w:i/>
        </w:rPr>
        <w:t>)</w:t>
      </w:r>
      <w:r w:rsidRPr="005432A0">
        <w:rPr>
          <w:i/>
        </w:rPr>
        <w:t xml:space="preserve"> and 20% </w:t>
      </w:r>
      <w:r w:rsidR="00185C8E" w:rsidRPr="005432A0">
        <w:rPr>
          <w:i/>
        </w:rPr>
        <w:t>were inhibitory (</w:t>
      </w:r>
      <w:r w:rsidRPr="005432A0">
        <w:rPr>
          <w:i/>
        </w:rPr>
        <w:t>INs</w:t>
      </w:r>
      <w:r w:rsidR="00185C8E" w:rsidRPr="005432A0">
        <w:rPr>
          <w:i/>
        </w:rPr>
        <w:t>)</w:t>
      </w:r>
      <w:r w:rsidRPr="005432A0">
        <w:rPr>
          <w:i/>
        </w:rPr>
        <w:t xml:space="preserve"> (Figure 2A)</w:t>
      </w:r>
      <w:r w:rsidR="00185C8E" w:rsidRPr="005432A0">
        <w:rPr>
          <w:i/>
        </w:rPr>
        <w:t xml:space="preserve">. PYRs were simulated with outgoing excitatory AMPA synapses, while INs were simulated with outgoing inhibitory GABA synapses. PYRs additionally received an external excitatory Poisson stimulus </w:t>
      </w:r>
      <w:r w:rsidR="00185C8E" w:rsidRPr="005432A0">
        <w:rPr>
          <w:i/>
          <w:color w:val="000000"/>
          <w:szCs w:val="22"/>
          <w:lang w:val="en-US"/>
        </w:rPr>
        <w:t>with a constant spike rate of 1.5 spikes / second.</w:t>
      </w:r>
      <w:r w:rsidR="00185C8E" w:rsidRPr="005432A0">
        <w:rPr>
          <w:i/>
        </w:rPr>
        <w:t xml:space="preserve"> To compute the network LFP, we summed the absolute values of all synaptic currents on PYRs</w:t>
      </w:r>
      <w:r w:rsidR="00185C8E" w:rsidRPr="005432A0">
        <w:rPr>
          <w:i/>
        </w:rPr>
        <w:fldChar w:fldCharType="begin"/>
      </w:r>
      <w:r w:rsidR="004D53A3" w:rsidRPr="005432A0">
        <w:rPr>
          <w:i/>
        </w:rPr>
        <w:instrText xml:space="preserve"> ADDIN ZOTERO_ITEM CSL_CITATION {"citationID":"Jxot2PIr","properties":{"formattedCitation":"\\super 24,48\\nosupersub{}","plainCitation":"24,48","noteIndex":0},"citationItems":[{"id":956,"uris":["http://zotero.org/groups/2782533/items/ALH7PD5I"],"uri":["http://zotero.org/groups/2782533/items/ALH7PD5I"],"itemData":{"id":956,"type":"article-journal","abstract":"Excitation-inhibition (E:I) imbalance is theorized as an important pathophysiological mechanism in autism. Autism affects males more frequently than females and sex-related mechanisms (e.g., X-linked genes, androgen hormones) can influence E:I balance. This suggests that E:I imbalance may affect autism differently in males versus females. With a combination of in-silico modeling and in-vivo chemogenetic manipulations in mice, we first show that a time-series metric estimated from fMRI BOLD signal, the Hurst exponent (H), can be an index for underlying change in the synaptic E:I ratio. In autism we find that H is reduced, indicating increased excitation, in the medial prefrontal cortex (MPFC) of autistic males but not females. Increasingly intact MPFC H is also associated with heightened ability to behaviorally camouflage social-communicative difficulties, but only in autistic females. This work suggests that H in BOLD can index synaptic E:I ratio and that E:I imbalance affects autistic males and females differently.","container-title":"eLife","DOI":"10.7554/eLife.55684","ISSN":"2050-084X","journalAbbreviation":"Elife","language":"eng","note":"PMID: 32746967\nPMCID: PMC7402681","source":"PubMed","title":"Intrinsic excitation-inhibition imbalance affects medial prefrontal cortex differently in autistic men versus women","volume":"9","author":[{"family":"Trakoshis","given":"Stavros"},{"family":"Martínez-Cañada","given":"Pablo"},{"family":"Rocchi","given":"Federico"},{"family":"Canella","given":"Carola"},{"family":"You","given":"Wonsang"},{"family":"Chakrabarti","given":"Bhismadev"},{"family":"Ruigrok","given":"Amber Nv"},{"family":"Bullmore","given":"Edward T."},{"family":"Suckling","given":"John"},{"family":"Markicevic","given":"Marija"},{"family":"Zerbi","given":"Valerio"},{"literal":"MRC AIMS Consortium"},{"family":"Baron-Cohen","given":"Simon"},{"family":"Gozzi","given":"Alessandro"},{"family":"Lai","given":"Meng-Chuan"},{"family":"Panzeri","given":"Stefano"},{"family":"Lombardo","given":"Michael V."}],"issued":{"date-parts":[["2020",8,4]]}}},{"id":1171,"uris":["http://zotero.org/groups/2782533/items/K4F557XA"],"uri":["http://zotero.org/groups/2782533/items/K4F557XA"],"itemData":{"id":1171,"type":"article-journal","abstract":"Recordings of local field potentials (LFPs) reveal that the sensory cortex displays rhythmic activity and fluctuations over a wide range of frequencies and amplitudes. Yet, the role of this kind of activity in encoding sensory information remains largely unknown. To understand the rules of translation between the structure of sensory stimuli and the fluctuations of cortical responses, we simulated a sparsely connected network of excitatory and inhibitory neurons modeling a local cortical population, and we determined how the LFPs generated by the network encode information about input stimuli. We first considered simple static and periodic stimuli and then naturalistic input stimuli based on electrophysiological recordings from the thalamus of anesthetized monkeys watching natural movie scenes. We found that the simulated network produced stimulus-related LFP changes that were in striking agreement with the LFPs obtained from the primary visual cortex. Moreover, our results demonstrate that the network encoded static input spike rates into gamma-range oscillations generated by inhibitory-excitatory neural interactions and encoded slow dynamic features of the input into slow LFP fluctuations mediated by stimulus-neural interactions. The model cortical network processed dynamic stimuli with naturalistic temporal structure by using low and high response frequencies as independent communication channels, again in agreement with recent reports from visual cortex responses to naturalistic movies. One potential function of this frequency decomposition into independent information channels operated by the cortical network may be that of enhancing the capacity of the cortical column to encode our complex sensory environment.","container-title":"PLoS computational biology","DOI":"10.1371/journal.pcbi.1000239","ISSN":"1553-7358","issue":"12","journalAbbreviation":"PLoS Comput Biol","language":"eng","note":"PMID: 19079571\nPMCID: PMC2585056","page":"e1000239","source":"PubMed","title":"Encoding of naturalistic stimuli by local field potential spectra in networks of excitatory and inhibitory neurons","volume":"4","author":[{"family":"Mazzoni","given":"Alberto"},{"family":"Panzeri","given":"Stefano"},{"family":"Logothetis","given":"Nikos K."},{"family":"Brunel","given":"Nicolas"}],"issued":{"date-parts":[["2008",12]]}}}],"schema":"https://github.com/citation-style-language/schema/raw/master/csl-citation.json"} </w:instrText>
      </w:r>
      <w:r w:rsidR="00185C8E" w:rsidRPr="005432A0">
        <w:rPr>
          <w:i/>
        </w:rPr>
        <w:fldChar w:fldCharType="separate"/>
      </w:r>
      <w:r w:rsidR="004D53A3" w:rsidRPr="005432A0">
        <w:rPr>
          <w:i/>
          <w:vertAlign w:val="superscript"/>
        </w:rPr>
        <w:t>24,48</w:t>
      </w:r>
      <w:r w:rsidR="00185C8E" w:rsidRPr="005432A0">
        <w:rPr>
          <w:i/>
        </w:rPr>
        <w:fldChar w:fldCharType="end"/>
      </w:r>
      <w:r w:rsidR="00185C8E" w:rsidRPr="005432A0">
        <w:rPr>
          <w:i/>
        </w:rPr>
        <w:t>. We manipulated E-I ratio by systematically varying the AMPA and GABA conductances</w:t>
      </w:r>
      <w:r w:rsidR="00D3390F" w:rsidRPr="005432A0">
        <w:rPr>
          <w:i/>
        </w:rPr>
        <w:t xml:space="preserve"> on both PYRs and INs, and considered the ratio between GABA (</w:t>
      </w:r>
      <w:proofErr w:type="spellStart"/>
      <w:r w:rsidR="00D3390F" w:rsidRPr="005432A0">
        <w:rPr>
          <w:i/>
        </w:rPr>
        <w:t>gI</w:t>
      </w:r>
      <w:proofErr w:type="spellEnd"/>
      <w:r w:rsidR="00D3390F" w:rsidRPr="005432A0">
        <w:rPr>
          <w:i/>
        </w:rPr>
        <w:t>) and AMPA (</w:t>
      </w:r>
      <w:proofErr w:type="spellStart"/>
      <w:r w:rsidR="00D3390F" w:rsidRPr="005432A0">
        <w:rPr>
          <w:i/>
        </w:rPr>
        <w:t>gE</w:t>
      </w:r>
      <w:proofErr w:type="spellEnd"/>
      <w:r w:rsidR="00D3390F" w:rsidRPr="005432A0">
        <w:rPr>
          <w:i/>
        </w:rPr>
        <w:t>) conductance on PYRs as proxy of E-I ratio. Across all parameters combinations, INs fired more than PYRs, and both neuronal populations tended to decrease their firing rate in response to reduced E-I ratio (Supp. Figure XXX). In agreement with previous results</w:t>
      </w:r>
      <w:r w:rsidR="00D3390F" w:rsidRPr="005432A0">
        <w:rPr>
          <w:i/>
        </w:rPr>
        <w:fldChar w:fldCharType="begin"/>
      </w:r>
      <w:r w:rsidR="004D53A3" w:rsidRPr="005432A0">
        <w:rPr>
          <w:i/>
        </w:rPr>
        <w:instrText xml:space="preserve"> ADDIN ZOTERO_ITEM CSL_CITATION {"citationID":"8dI4HsxY","properties":{"formattedCitation":"\\super 24,46\\nosupersub{}","plainCitation":"24,46","noteIndex":0},"citationItems":[{"id":956,"uris":["http://zotero.org/groups/2782533/items/ALH7PD5I"],"uri":["http://zotero.org/groups/2782533/items/ALH7PD5I"],"itemData":{"id":956,"type":"article-journal","abstract":"Excitation-inhibition (E:I) imbalance is theorized as an important pathophysiological mechanism in autism. Autism affects males more frequently than females and sex-related mechanisms (e.g., X-linked genes, androgen hormones) can influence E:I balance. This suggests that E:I imbalance may affect autism differently in males versus females. With a combination of in-silico modeling and in-vivo chemogenetic manipulations in mice, we first show that a time-series metric estimated from fMRI BOLD signal, the Hurst exponent (H), can be an index for underlying change in the synaptic E:I ratio. In autism we find that H is reduced, indicating increased excitation, in the medial prefrontal cortex (MPFC) of autistic males but not females. Increasingly intact MPFC H is also associated with heightened ability to behaviorally camouflage social-communicative difficulties, but only in autistic females. This work suggests that H in BOLD can index synaptic E:I ratio and that E:I imbalance affects autistic males and females differently.","container-title":"eLife","DOI":"10.7554/eLife.55684","ISSN":"2050-084X","journalAbbreviation":"Elife","language":"eng","note":"PMID: 32746967\nPMCID: PMC7402681","source":"PubMed","title":"Intrinsic excitation-inhibition imbalance affects medial prefrontal cortex differently in autistic men versus women","volume":"9","author":[{"family":"Trakoshis","given":"Stavros"},{"family":"Martínez-Cañada","given":"Pablo"},{"family":"Rocchi","given":"Federico"},{"family":"Canella","given":"Carola"},{"family":"You","given":"Wonsang"},{"family":"Chakrabarti","given":"Bhismadev"},{"family":"Ruigrok","given":"Amber Nv"},{"family":"Bullmore","given":"Edward T."},{"family":"Suckling","given":"John"},{"family":"Markicevic","given":"Marija"},{"family":"Zerbi","given":"Valerio"},{"literal":"MRC AIMS Consortium"},{"family":"Baron-Cohen","given":"Simon"},{"family":"Gozzi","given":"Alessandro"},{"family":"Lai","given":"Meng-Chuan"},{"family":"Panzeri","given":"Stefano"},{"family":"Lombardo","given":"Michael V."}],"issued":{"date-parts":[["2020",8,4]]}}},{"id":911,"uris":["http://zotero.org/groups/2782533/items/PDJB7G7D"],"uri":["http://zotero.org/groups/2782533/items/PDJB7G7D"],"itemData":{"id":911,"type":"article-journal","abstract":"Neural circuits sit in a dynamic balance between excitation (E) and inhibition (I). Fluctuations in E:I balance have been shown to influence neural computation, working memory, and information flow, while more drastic shifts and aberrant E:I patterns are implicated in numerous neurological and psychiatric disorders. Current methods for measuring E:I dynamics require invasive procedures that are difficult to perform in behaving animals, and nearly impossible in humans. This has limited the ability to examine the full impact that E:I shifts have in cognition and disease. In this study, we develop a computational model to show that E:I changes can be estimated from the power law exponent (slope) of the electrophysiological power spectrum. Predictions from the model are validated in published data from two species (rats and macaques). We find that reducing E:I ratio via the administration of general anesthetic in macaques results in steeper power spectra, tracking conscious state over time. This causal result is supported by inference from known anatomical E:I changes across the depth of rat hippocampus, as well as oscillatory theta-modulated dynamic shifts in E:I. Our results provide evidence that E:I ratio may be inferred from electrophysiological recordings at many spatial scales, ranging from the local field potential to surface electrocorticography. This simple method for estimating E:I ratio-one that can be applied retrospectively to existing data-removes a major hurdle in understanding a currently difficult to measure, yet fundamental, aspect of neural computation.","container-title":"NeuroImage","DOI":"10.1016/j.neuroimage.2017.06.078","ISSN":"1095-9572","journalAbbreviation":"Neuroimage","language":"eng","note":"PMID: 28676297","page":"70-78","source":"PubMed","title":"Inferring synaptic excitation/inhibition balance from field potentials","volume":"158","author":[{"family":"Gao","given":"Richard"},{"family":"Peterson","given":"Erik J."},{"family":"Voytek","given":"Bradley"}],"issued":{"date-parts":[["2017",9]]}}}],"schema":"https://github.com/citation-style-language/schema/raw/master/csl-citation.json"} </w:instrText>
      </w:r>
      <w:r w:rsidR="00D3390F" w:rsidRPr="005432A0">
        <w:rPr>
          <w:i/>
        </w:rPr>
        <w:fldChar w:fldCharType="separate"/>
      </w:r>
      <w:r w:rsidR="004D53A3" w:rsidRPr="005432A0">
        <w:rPr>
          <w:i/>
          <w:vertAlign w:val="superscript"/>
        </w:rPr>
        <w:t>24,46</w:t>
      </w:r>
      <w:r w:rsidR="00D3390F" w:rsidRPr="005432A0">
        <w:rPr>
          <w:i/>
        </w:rPr>
        <w:fldChar w:fldCharType="end"/>
      </w:r>
      <w:r w:rsidR="00D3390F" w:rsidRPr="005432A0">
        <w:rPr>
          <w:i/>
        </w:rPr>
        <w:t>, E-I ratio strongly correlated with the 1/f exponent (</w:t>
      </w:r>
      <w:r w:rsidR="00D3390F" w:rsidRPr="005432A0">
        <w:rPr>
          <w:i/>
          <w:color w:val="FF0000"/>
        </w:rPr>
        <w:t>stats here</w:t>
      </w:r>
      <w:r w:rsidR="00D3390F" w:rsidRPr="005432A0">
        <w:rPr>
          <w:i/>
        </w:rPr>
        <w:t xml:space="preserve">) (Figure 2B, Supp. Figure XXX). </w:t>
      </w:r>
      <w:commentRangeEnd w:id="18"/>
      <w:r w:rsidR="005432A0">
        <w:rPr>
          <w:rStyle w:val="CommentReference"/>
        </w:rPr>
        <w:commentReference w:id="18"/>
      </w:r>
    </w:p>
    <w:p w14:paraId="12A1FF05" w14:textId="77777777" w:rsidR="00D3390F" w:rsidRPr="009B4E3B" w:rsidRDefault="00D3390F" w:rsidP="00185C8E">
      <w:pPr>
        <w:jc w:val="both"/>
      </w:pPr>
    </w:p>
    <w:p w14:paraId="3001431C" w14:textId="77777777" w:rsidR="007727E3" w:rsidRPr="00D36025" w:rsidRDefault="007727E3">
      <w:pPr>
        <w:jc w:val="both"/>
      </w:pPr>
    </w:p>
    <w:p w14:paraId="272882C9" w14:textId="3D76FB90" w:rsidR="00B147F3" w:rsidRPr="00D36025" w:rsidRDefault="00B147F3" w:rsidP="00B147F3">
      <w:pPr>
        <w:pStyle w:val="Heading2"/>
        <w:rPr>
          <w:rFonts w:ascii="Times New Roman" w:hAnsi="Times New Roman" w:cs="Times New Roman"/>
          <w:b/>
          <w:color w:val="auto"/>
          <w:sz w:val="24"/>
        </w:rPr>
      </w:pPr>
      <w:bookmarkStart w:id="19" w:name="_lgw1zrnizz4d" w:colFirst="0" w:colLast="0"/>
      <w:bookmarkStart w:id="20" w:name="_fgev7gw23twt" w:colFirst="0" w:colLast="0"/>
      <w:bookmarkEnd w:id="19"/>
      <w:bookmarkEnd w:id="20"/>
      <w:r w:rsidRPr="00D36025">
        <w:rPr>
          <w:rFonts w:ascii="Times New Roman" w:hAnsi="Times New Roman" w:cs="Times New Roman"/>
          <w:b/>
          <w:color w:val="auto"/>
          <w:sz w:val="24"/>
        </w:rPr>
        <w:t xml:space="preserve">Prefrontal spike trains </w:t>
      </w:r>
      <w:proofErr w:type="spellStart"/>
      <w:r w:rsidRPr="00D36025">
        <w:rPr>
          <w:rFonts w:ascii="Times New Roman" w:hAnsi="Times New Roman" w:cs="Times New Roman"/>
          <w:b/>
          <w:color w:val="auto"/>
          <w:sz w:val="24"/>
        </w:rPr>
        <w:t>decorrelate</w:t>
      </w:r>
      <w:proofErr w:type="spellEnd"/>
      <w:r w:rsidRPr="00D36025">
        <w:rPr>
          <w:rFonts w:ascii="Times New Roman" w:hAnsi="Times New Roman" w:cs="Times New Roman"/>
          <w:b/>
          <w:color w:val="auto"/>
          <w:sz w:val="24"/>
        </w:rPr>
        <w:t xml:space="preserve"> over development</w:t>
      </w:r>
    </w:p>
    <w:p w14:paraId="1333F810" w14:textId="77777777" w:rsidR="007727E3" w:rsidRPr="00D36025" w:rsidRDefault="007727E3"/>
    <w:p w14:paraId="7552D6D4" w14:textId="41698B79" w:rsidR="00B147F3" w:rsidRPr="00D36025" w:rsidRDefault="00724BA1" w:rsidP="00B147F3">
      <w:pPr>
        <w:jc w:val="both"/>
      </w:pPr>
      <w:r>
        <w:t xml:space="preserve">Since </w:t>
      </w:r>
      <w:r w:rsidR="00B147F3" w:rsidRPr="00D36025">
        <w:t xml:space="preserve">neural network modeling predicts that a shift towards inhibition leads to </w:t>
      </w:r>
      <w:r w:rsidR="005432A0">
        <w:t xml:space="preserve">higher 1/f exponent and </w:t>
      </w:r>
      <w:r w:rsidR="00B147F3" w:rsidRPr="00D36025">
        <w:t>decorrelation of neural activity,</w:t>
      </w:r>
      <w:r>
        <w:t xml:space="preserve"> we tested whether the </w:t>
      </w:r>
      <w:r w:rsidR="00B147F3" w:rsidRPr="00D36025">
        <w:t xml:space="preserve">developmental increase in the </w:t>
      </w:r>
      <w:r w:rsidR="005432A0">
        <w:t xml:space="preserve">1/f exponent in the </w:t>
      </w:r>
      <w:r w:rsidR="00B147F3" w:rsidRPr="00D36025">
        <w:t>mouse PFC</w:t>
      </w:r>
      <w:r>
        <w:t xml:space="preserve"> </w:t>
      </w:r>
      <w:r w:rsidR="00F20BA8">
        <w:t xml:space="preserve">was </w:t>
      </w:r>
      <w:r w:rsidR="00F20BA8" w:rsidRPr="00D36025">
        <w:t>accompanied</w:t>
      </w:r>
      <w:r w:rsidR="00B147F3" w:rsidRPr="00D36025">
        <w:t xml:space="preserve"> by a decorrelation of </w:t>
      </w:r>
      <w:r w:rsidR="005432A0">
        <w:t>neural activity</w:t>
      </w:r>
      <w:r w:rsidR="00B147F3" w:rsidRPr="00D36025">
        <w:t xml:space="preserve">. </w:t>
      </w:r>
      <w:r>
        <w:t>For this, w</w:t>
      </w:r>
      <w:r w:rsidR="00B147F3" w:rsidRPr="00D36025">
        <w:t>e c</w:t>
      </w:r>
      <w:r>
        <w:t>alculated</w:t>
      </w:r>
      <w:r w:rsidR="00B147F3" w:rsidRPr="00D36025">
        <w:t xml:space="preserve"> the STTC between &gt;40.000 pairs of spike trains over a large range of lags (2.5</w:t>
      </w:r>
      <w:r>
        <w:t xml:space="preserve"> </w:t>
      </w:r>
      <w:proofErr w:type="spellStart"/>
      <w:r w:rsidR="00B147F3" w:rsidRPr="00D36025">
        <w:t>ms</w:t>
      </w:r>
      <w:proofErr w:type="spellEnd"/>
      <w:r w:rsidR="00B147F3" w:rsidRPr="00D36025">
        <w:t xml:space="preserve"> to 10</w:t>
      </w:r>
      <w:r>
        <w:t xml:space="preserve"> </w:t>
      </w:r>
      <w:r w:rsidR="00B147F3" w:rsidRPr="00D36025">
        <w:t xml:space="preserve">s) (Figure 3A). To verify the robustness of STTC as an estimator, we compared the STTC obtained on the first and the second half of the recording. The STTC computed on the two halves of the recording strongly correlated with each other across all the investigated lags (0.70, [0.50; 0.80] median and min-max Pearson correlation; 0.70 [0.52; 0.79] median and min-max Spearman correlation) (Figure 3B, Supp. Figure 3A), thus corroborating its reliability as an estimator. </w:t>
      </w:r>
      <w:r w:rsidR="0025035E" w:rsidRPr="00D36025">
        <w:t xml:space="preserve">Throughout the manuscript, we will </w:t>
      </w:r>
      <w:r>
        <w:t xml:space="preserve">consider </w:t>
      </w:r>
      <w:r w:rsidR="0025035E" w:rsidRPr="00D36025">
        <w:t xml:space="preserve">STTC computed at </w:t>
      </w:r>
      <w:r>
        <w:t>1 s</w:t>
      </w:r>
      <w:r w:rsidR="0025035E" w:rsidRPr="00D36025">
        <w:t xml:space="preserve">, </w:t>
      </w:r>
      <w:r>
        <w:t xml:space="preserve">yet </w:t>
      </w:r>
      <w:r w:rsidR="00602884" w:rsidRPr="00D36025">
        <w:t xml:space="preserve">the summary plots and </w:t>
      </w:r>
      <w:r w:rsidR="0025035E" w:rsidRPr="00D36025">
        <w:t>the supplementary statistical table</w:t>
      </w:r>
      <w:r>
        <w:t xml:space="preserve"> include values calculated at all lags</w:t>
      </w:r>
      <w:r w:rsidR="0025035E" w:rsidRPr="00D36025">
        <w:t>.</w:t>
      </w:r>
    </w:p>
    <w:p w14:paraId="281E4AD3" w14:textId="611E64C1" w:rsidR="007727E3" w:rsidRPr="00D36025" w:rsidRDefault="007727E3">
      <w:pPr>
        <w:jc w:val="both"/>
      </w:pPr>
    </w:p>
    <w:p w14:paraId="2D2936E7" w14:textId="6A724FF4" w:rsidR="007727E3" w:rsidRDefault="000607B2">
      <w:pPr>
        <w:jc w:val="both"/>
      </w:pPr>
      <w:r w:rsidRPr="000607B2">
        <w:rPr>
          <w:noProof/>
          <w:lang w:val="en-US"/>
        </w:rPr>
        <w:lastRenderedPageBreak/>
        <w:drawing>
          <wp:inline distT="0" distB="0" distL="0" distR="0" wp14:anchorId="4B512276" wp14:editId="071E545A">
            <wp:extent cx="5760720" cy="3498961"/>
            <wp:effectExtent l="0" t="0" r="0" b="0"/>
            <wp:docPr id="6" name="Picture 6" descr="E:\PFC micro\figures paper\cropped pngs\fig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FC micro\figures paper\cropped pngs\figure 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98961"/>
                    </a:xfrm>
                    <a:prstGeom prst="rect">
                      <a:avLst/>
                    </a:prstGeom>
                    <a:noFill/>
                    <a:ln>
                      <a:noFill/>
                    </a:ln>
                  </pic:spPr>
                </pic:pic>
              </a:graphicData>
            </a:graphic>
          </wp:inline>
        </w:drawing>
      </w:r>
    </w:p>
    <w:p w14:paraId="3E723349" w14:textId="77777777" w:rsidR="000607B2" w:rsidRPr="00D36025" w:rsidRDefault="000607B2">
      <w:pPr>
        <w:jc w:val="both"/>
      </w:pPr>
    </w:p>
    <w:p w14:paraId="69084D85" w14:textId="12802412" w:rsidR="00F20BA8" w:rsidRDefault="00584F3D">
      <w:pPr>
        <w:jc w:val="both"/>
      </w:pPr>
      <w:r w:rsidRPr="00D36025">
        <w:rPr>
          <w:b/>
        </w:rPr>
        <w:t xml:space="preserve">Figure 3. </w:t>
      </w:r>
      <w:r w:rsidR="00215749" w:rsidRPr="00D36025">
        <w:rPr>
          <w:b/>
        </w:rPr>
        <w:t>The STTC decrease</w:t>
      </w:r>
      <w:r w:rsidR="00E33994">
        <w:rPr>
          <w:b/>
        </w:rPr>
        <w:t xml:space="preserve">s throughout development with a </w:t>
      </w:r>
      <w:r w:rsidR="00215749" w:rsidRPr="00D36025">
        <w:rPr>
          <w:b/>
        </w:rPr>
        <w:t xml:space="preserve">specific spatial </w:t>
      </w:r>
      <w:r w:rsidR="00E33994">
        <w:rPr>
          <w:b/>
        </w:rPr>
        <w:t xml:space="preserve">profile </w:t>
      </w:r>
      <w:r w:rsidR="00215749" w:rsidRPr="00D36025">
        <w:rPr>
          <w:b/>
        </w:rPr>
        <w:t>in the mouse PFC.</w:t>
      </w:r>
      <w:r w:rsidR="003F2CFD">
        <w:t xml:space="preserve"> </w:t>
      </w:r>
    </w:p>
    <w:p w14:paraId="5FFA6257" w14:textId="77777777" w:rsidR="00F20BA8" w:rsidRDefault="003F2CFD">
      <w:pPr>
        <w:jc w:val="both"/>
      </w:pPr>
      <w:r>
        <w:t>(</w:t>
      </w:r>
      <w:r w:rsidRPr="001858A3">
        <w:rPr>
          <w:b/>
        </w:rPr>
        <w:t>A</w:t>
      </w:r>
      <w:r>
        <w:t xml:space="preserve">) Schematic representation of the STTC quantification. </w:t>
      </w:r>
    </w:p>
    <w:p w14:paraId="1EFA5228" w14:textId="77777777" w:rsidR="00F20BA8" w:rsidRDefault="003F2CFD">
      <w:pPr>
        <w:jc w:val="both"/>
      </w:pPr>
      <w:r>
        <w:t>(</w:t>
      </w:r>
      <w:r w:rsidRPr="001858A3">
        <w:rPr>
          <w:b/>
        </w:rPr>
        <w:t>B</w:t>
      </w:r>
      <w:r>
        <w:t>) Scatter plot displaying the STTC computed in the 1</w:t>
      </w:r>
      <w:r w:rsidRPr="003F2CFD">
        <w:rPr>
          <w:vertAlign w:val="superscript"/>
        </w:rPr>
        <w:t>st</w:t>
      </w:r>
      <w:r>
        <w:t xml:space="preserve"> half of the recording with respect to STTC computed in the 2</w:t>
      </w:r>
      <w:r w:rsidRPr="003F2CFD">
        <w:rPr>
          <w:vertAlign w:val="superscript"/>
        </w:rPr>
        <w:t>nd</w:t>
      </w:r>
      <w:r>
        <w:t xml:space="preserve"> half of the recording</w:t>
      </w:r>
      <w:r w:rsidR="002463F8">
        <w:t xml:space="preserve"> (n=40921 spike train pairs and 82 mice)</w:t>
      </w:r>
      <w:r>
        <w:t xml:space="preserve">. </w:t>
      </w:r>
    </w:p>
    <w:p w14:paraId="0A68BB96" w14:textId="77777777" w:rsidR="00F20BA8" w:rsidRDefault="003F2CFD">
      <w:pPr>
        <w:jc w:val="both"/>
      </w:pPr>
      <w:r>
        <w:t>(</w:t>
      </w:r>
      <w:r w:rsidRPr="001858A3">
        <w:rPr>
          <w:b/>
        </w:rPr>
        <w:t>C</w:t>
      </w:r>
      <w:r>
        <w:t xml:space="preserve">) </w:t>
      </w:r>
      <w:r w:rsidR="00F95F61">
        <w:t>Multivariate linear r</w:t>
      </w:r>
      <w:r>
        <w:t>egression coefficients with respect to STTC lag</w:t>
      </w:r>
      <w:r w:rsidR="002463F8">
        <w:t xml:space="preserve"> (n=40921 spike train pairs and 82 mice)</w:t>
      </w:r>
      <w:r>
        <w:t xml:space="preserve">. </w:t>
      </w:r>
    </w:p>
    <w:p w14:paraId="4EDCE60E" w14:textId="54753029" w:rsidR="00F20BA8" w:rsidRDefault="003F2CFD">
      <w:pPr>
        <w:jc w:val="both"/>
      </w:pPr>
      <w:r>
        <w:t>(</w:t>
      </w:r>
      <w:r w:rsidRPr="001858A3">
        <w:rPr>
          <w:b/>
        </w:rPr>
        <w:t>D</w:t>
      </w:r>
      <w:r>
        <w:t xml:space="preserve">) </w:t>
      </w:r>
      <w:r w:rsidR="00F95F61">
        <w:t>A</w:t>
      </w:r>
      <w:r w:rsidR="00C71831">
        <w:t xml:space="preserve">verage </w:t>
      </w:r>
      <w:r>
        <w:t>STTC</w:t>
      </w:r>
      <w:r w:rsidR="009B7849">
        <w:t xml:space="preserve"> at 1</w:t>
      </w:r>
      <w:r w:rsidR="00CC61E1">
        <w:t xml:space="preserve"> </w:t>
      </w:r>
      <w:r w:rsidR="009B7849">
        <w:t>s lag</w:t>
      </w:r>
      <w:r>
        <w:t xml:space="preserve"> </w:t>
      </w:r>
      <w:r w:rsidR="00F20BA8">
        <w:t xml:space="preserve">of P4, P6, P8, P10 and P12 mice </w:t>
      </w:r>
      <w:r w:rsidR="00C71831">
        <w:t>over distance</w:t>
      </w:r>
      <w:r w:rsidR="002463F8">
        <w:t xml:space="preserve"> (n=40921 spike train pairs and 82 mice)</w:t>
      </w:r>
      <w:r w:rsidR="00C71831">
        <w:t>. Color codes for age.</w:t>
      </w:r>
    </w:p>
    <w:p w14:paraId="4681AF9B" w14:textId="0724D91E" w:rsidR="00F20BA8" w:rsidRDefault="00C71831">
      <w:pPr>
        <w:jc w:val="both"/>
      </w:pPr>
      <w:r>
        <w:t>(</w:t>
      </w:r>
      <w:r w:rsidRPr="001858A3">
        <w:rPr>
          <w:b/>
        </w:rPr>
        <w:t>E</w:t>
      </w:r>
      <w:r>
        <w:t xml:space="preserve">) </w:t>
      </w:r>
      <w:r w:rsidR="0018240E">
        <w:t>Weighted a</w:t>
      </w:r>
      <w:r w:rsidR="00F20BA8">
        <w:t>djacency m</w:t>
      </w:r>
      <w:r>
        <w:t xml:space="preserve">atrices displaying average STTC </w:t>
      </w:r>
      <w:r w:rsidR="009B7849">
        <w:t>at 1</w:t>
      </w:r>
      <w:r w:rsidR="00CC61E1">
        <w:t xml:space="preserve"> </w:t>
      </w:r>
      <w:r w:rsidR="009B7849">
        <w:t xml:space="preserve">s lag </w:t>
      </w:r>
      <w:r>
        <w:t>of P4, P6, P8, P10 and P12 mice a</w:t>
      </w:r>
      <w:r w:rsidR="00F20BA8">
        <w:t>s a function of the recording sites in which the spike train pair has been recorded</w:t>
      </w:r>
      <w:r>
        <w:t xml:space="preserve">. Color codes for STTC value. </w:t>
      </w:r>
    </w:p>
    <w:p w14:paraId="212C02E1" w14:textId="1A87EF9F" w:rsidR="007727E3" w:rsidRPr="003F2CFD" w:rsidRDefault="00FB5F2A">
      <w:pPr>
        <w:jc w:val="both"/>
      </w:pPr>
      <w:r w:rsidRPr="003F2CFD">
        <w:t xml:space="preserve">In </w:t>
      </w:r>
      <w:r>
        <w:t xml:space="preserve">(C) regression coefficients are presented as mean </w:t>
      </w:r>
      <w:r w:rsidR="00CC61E1">
        <w:t>and</w:t>
      </w:r>
      <w:r>
        <w:t xml:space="preserve"> 95% C.I. In (D) data are presented as mean </w:t>
      </w:r>
      <w:r w:rsidRPr="00CD7428">
        <w:t>±</w:t>
      </w:r>
      <w:r>
        <w:t xml:space="preserve"> SEM. Asterisks in (C) indicate significant </w:t>
      </w:r>
      <w:r w:rsidR="00966640">
        <w:t>regression coefficients</w:t>
      </w:r>
      <w:r>
        <w:t xml:space="preserve"> of the respective </w:t>
      </w:r>
      <w:r w:rsidR="00966640">
        <w:t xml:space="preserve">(interaction between) </w:t>
      </w:r>
      <w:r>
        <w:t>variable</w:t>
      </w:r>
      <w:r w:rsidR="00966640">
        <w:t>s</w:t>
      </w:r>
      <w:r>
        <w:t xml:space="preserve"> for STTC at </w:t>
      </w:r>
      <w:r w:rsidR="00CC61E1">
        <w:t>1 s lag</w:t>
      </w:r>
      <w:r>
        <w:t xml:space="preserve">.  Asterisks in (D) indicate significant effect of age*distance interaction. *** p &lt; 0.001. </w:t>
      </w:r>
      <w:r w:rsidR="00C71831">
        <w:t>Linear mixed-effect models. For detailed statistical results, see S1 Table.</w:t>
      </w:r>
    </w:p>
    <w:p w14:paraId="307725BD" w14:textId="77777777" w:rsidR="007727E3" w:rsidRPr="00D36025" w:rsidRDefault="007727E3">
      <w:pPr>
        <w:jc w:val="both"/>
        <w:rPr>
          <w:b/>
        </w:rPr>
      </w:pPr>
    </w:p>
    <w:p w14:paraId="50184080" w14:textId="596C182D" w:rsidR="00B147F3" w:rsidRPr="00D36025" w:rsidRDefault="00B147F3" w:rsidP="00730E41">
      <w:pPr>
        <w:spacing w:after="120"/>
        <w:jc w:val="both"/>
      </w:pPr>
      <w:r w:rsidRPr="00D36025">
        <w:t>Using multivariate mixed hierarchical linear regression</w:t>
      </w:r>
      <w:r w:rsidR="00730E41">
        <w:t>,</w:t>
      </w:r>
      <w:r w:rsidRPr="00D36025">
        <w:t xml:space="preserve"> we found that distance between neurons negatively correlated with STTC (i.e. nearby neurons had higher STTC values than neurons that are far apart) over all the investigated lags </w:t>
      </w:r>
      <w:r w:rsidR="0025035E" w:rsidRPr="00D36025">
        <w:t>(</w:t>
      </w:r>
      <w:r w:rsidR="0075488E" w:rsidRPr="00D36025">
        <w:t xml:space="preserve">main </w:t>
      </w:r>
      <w:r w:rsidR="0025035E" w:rsidRPr="00D36025">
        <w:t>distance effect</w:t>
      </w:r>
      <w:r w:rsidR="00EC6771" w:rsidRPr="00D36025">
        <w:t xml:space="preserve">, </w:t>
      </w:r>
      <w:r w:rsidR="0025035E" w:rsidRPr="00D36025">
        <w:t>p&lt;10</w:t>
      </w:r>
      <w:r w:rsidR="0025035E" w:rsidRPr="00D36025">
        <w:rPr>
          <w:vertAlign w:val="superscript"/>
        </w:rPr>
        <w:t>-7</w:t>
      </w:r>
      <w:r w:rsidR="00EF7704" w:rsidRPr="00D36025">
        <w:rPr>
          <w:vertAlign w:val="superscript"/>
        </w:rPr>
        <w:t>8</w:t>
      </w:r>
      <w:r w:rsidR="0025035E" w:rsidRPr="00D36025">
        <w:t xml:space="preserve"> </w:t>
      </w:r>
      <w:r w:rsidR="00492CD8">
        <w:t xml:space="preserve">at </w:t>
      </w:r>
      <w:r w:rsidR="0025035E" w:rsidRPr="00D36025">
        <w:t>1</w:t>
      </w:r>
      <w:r w:rsidR="00415ADB">
        <w:t xml:space="preserve"> </w:t>
      </w:r>
      <w:r w:rsidR="0025035E" w:rsidRPr="00D36025">
        <w:t>s lag</w:t>
      </w:r>
      <w:r w:rsidR="00A815E7" w:rsidRPr="00D36025">
        <w:t>, linear mixed-effect model</w:t>
      </w:r>
      <w:r w:rsidR="0025035E" w:rsidRPr="00D36025">
        <w:t xml:space="preserve">) </w:t>
      </w:r>
      <w:r w:rsidRPr="00D36025">
        <w:t>(Figure 3C-E). This is in line with previous studies conducted in in the adult</w:t>
      </w:r>
      <w:r w:rsidR="00230722" w:rsidRPr="00D36025">
        <w:fldChar w:fldCharType="begin"/>
      </w:r>
      <w:r w:rsidR="004D53A3">
        <w:instrText xml:space="preserve"> ADDIN ZOTERO_ITEM CSL_CITATION {"citationID":"PJ6NKQLN","properties":{"formattedCitation":"\\super 49\\uc0\\u8211{}51\\nosupersub{}","plainCitation":"49–51","noteIndex":0},"citationItems":[{"id":982,"uris":["http://zotero.org/groups/2782533/items/UVCR4LTJ"],"uri":["http://zotero.org/groups/2782533/items/UVCR4LTJ"],"itemData":{"id":982,"type":"article-journal","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(approximately 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processing.","container-title":"The Journal of Neuroscience: The Official Journal of the Society for Neuroscience","DOI":"10.1523/JNEUROSCI.2929-08.2008","ISSN":"1529-2401","issue":"48","journalAbbreviation":"J Neurosci","language":"eng","note":"PMID: 19036953\nPMCID: PMC2656500","page":"12591-12603","source":"PubMed","title":"Spatial and temporal scales of neuronal correlation in primary visual cortex","volume":"28","author":[{"family":"Smith","given":"Matthew A."},{"family":"Kohn","given":"Adam"}],"issued":{"date-parts":[["2008",11,26]]}}},{"id":988,"uris":["http://zotero.org/groups/2782533/items/I7DEF539"],"uri":["http://zotero.org/groups/2782533/items/I7DEF539"],"itemData":{"id":988,"type":"article-journal","abstract":"Anesthesia affects brain activity at the molecular, neuronal and network level, but it is not well-understood how tuning properties of sensory neurons and network connectivity change under its influence. Using in vivo two-photon calcium imaging we matched neuron identity across episodes of wakefulness and anesthesia in the same mouse and recorded spontaneous and visually evoked activity patterns of neuronal ensembles in these two states. Correlations in spontaneous patterns of calcium activity between pairs of neurons were increased under anesthesia. While orientation selectivity remained unaffected by anesthesia, this treatment reduced direction selectivity, which was attributable to an increased response to the null-direction. As compared to anesthesia, populations of V1 neurons coded more mutual information on opposite stimulus directions during wakefulness, whereas information on stimulus orientation differences was lower. Increases in correlations of calcium activity during visual stimulation were correlated with poorer population coding, which raised the hypothesis that the anesthesia-induced increase in correlations may be causal to degrading directional coding. Visual stimulation under anesthesia, however, decorrelated ongoing activity patterns to a level comparable to wakefulness. Because visual stimulation thus appears to 'break' the strength of pairwise correlations normally found in spontaneous activity under anesthesia, the changes in correlational structure cannot explain the awake-anesthesia difference in direction coding. The population-wide decrease in coding for stimulus direction thus occurs independently of anesthesia-induced increments in correlations of spontaneous activity.","container-title":"PloS One","DOI":"10.1371/journal.pone.0118277","ISSN":"1932-6203","issue":"2","journalAbbreviation":"PLoS One","language":"eng","note":"PMID: 25706867\nPMCID: PMC4338011","page":"e0118277","source":"PubMed","title":"Effects of isoflurane anesthesia on ensemble patterns of Ca2+ activity in mouse v1: reduced direction selectivity independent of increased correlations in cellular activity","title-short":"Effects of isoflurane anesthesia on ensemble patterns of Ca2+ activity in mouse v1","volume":"10","author":[{"family":"Goltstein","given":"Pieter M."},{"family":"Montijn","given":"Jorrit S."},{"family":"Pennartz","given":"Cyriel M. A."}],"issued":{"date-parts":[["2015"]]}}},{"id":989,"uris":["http://zotero.org/groups/2782533/items/NZ9FM9PW"],"uri":["http://zotero.org/groups/2782533/items/NZ9FM9PW"],"itemData":{"id":989,"type":"article-journal","abstract":"It is unclear how the complex spatiotemporal organization of ongoing cortical neuronal activity recorded in anesthetized animals relates to the awake animal. We therefore used two-photon population calcium imaging in awake and subsequently anesthetized rats to follow action potential firing in populations of neurons across brain states, and examined how single neurons contributed to population activity. Firing rates and spike bursting in awake rats were higher, and pair-wise correlations were lower, compared with anesthetized rats. Anesthesia modulated population-wide synchronization and the relationship between firing rate and correlation. Overall, brain activity during wakefulness cannot be inferred using anesthesia.","container-title":"Nature Neuroscience","DOI":"10.1038/nn.2140","ISSN":"1097-6256","issue":"7","journalAbbreviation":"Nat Neurosci","language":"eng","note":"PMID: 18552841","page":"749-751","source":"PubMed","title":"Population imaging of ongoing neuronal activity in the visual cortex of awake rats","volume":"11","author":[{"family":"Greenberg","given":"David S."},{"family":"Houweling","given":"Arthur R."},{"family":"Kerr","given":"Jason N. D."}],"issued":{"date-parts":[["2008",7]]}}}],"schema":"https://github.com/citation-style-language/schema/raw/master/csl-citation.json"} </w:instrText>
      </w:r>
      <w:r w:rsidR="00230722" w:rsidRPr="00D36025">
        <w:fldChar w:fldCharType="separate"/>
      </w:r>
      <w:r w:rsidR="004D53A3" w:rsidRPr="004D53A3">
        <w:rPr>
          <w:vertAlign w:val="superscript"/>
        </w:rPr>
        <w:t>49–51</w:t>
      </w:r>
      <w:r w:rsidR="00230722" w:rsidRPr="00D36025">
        <w:fldChar w:fldCharType="end"/>
      </w:r>
      <w:r w:rsidR="00584F3D" w:rsidRPr="00D36025">
        <w:t xml:space="preserve"> and developing brain</w:t>
      </w:r>
      <w:r w:rsidR="00230722" w:rsidRPr="00D36025">
        <w:fldChar w:fldCharType="begin"/>
      </w:r>
      <w:r w:rsidR="004D53A3">
        <w:instrText xml:space="preserve"> ADDIN ZOTERO_ITEM CSL_CITATION {"citationID":"SNfVi0Ja","properties":{"formattedCitation":"\\super 14,52,53\\nosupersub{}","plainCitation":"14,52,53","noteIndex":0},"citationItems":[{"id":490,"uris":["http://zotero.org/groups/2749059/items/2Y95MF9T"],"uri":["http://zotero.org/groups/2749059/items/2Y95MF9T"],"itemData":{"id":490,"type":"article-journal","abstract":"During neocortical development, neurons exhibit highly synchronized patterns of spontaneous activity, with correlated bursts of action potential firing dominating network activity. This early activity is eventually replaced by more sparse and decorrelated firing of cortical neurons, which modeling studies predict is a network state that is better suited for efficient neural coding. The precise time course and mechanisms of this crucial transition in cortical network activity have not been characterized in vivo. We used in vivo two-photon calcium imaging in combination with whole-cell recordings in both unanesthetized and anesthetized mice to monitor how spontaneous activity patterns in ensembles of layer 2/3 neurons of barrel cortex mature during postnatal development. We find that, as early as postnatal day 4, activity is highly synchronous within local clusters of neurons. At the end of the second postnatal week, neocortical networks undergo a transition to a much more desynchronized state that lacks a clear spatial structure. Strikingly, deprivation of sensory input from the periphery had no effect on the time course of this transition. Therefore, developmental desynchronization of spontaneous neuronal activity is a fundamental network transition in the neocortex that appears to be intrinsically generated.","archive_location":"WOS:000269518500013","container-title":"Journal of Neuroscience","DOI":"10.1523/Jneurosci.2012-09.2009","ISSN":"0270-6474","issue":"35","journalAbbreviation":"J Neurosci","language":"English","page":"10890-10899","title":"Internally Mediated Developmental Desynchronization of Neocortical Network Activity","volume":"29","author":[{"family":"Golshani","given":"P."},{"family":"Goncalves","given":"J. T."},{"family":"Khoshkhoo","given":"S."},{"family":"Mostany","given":"R."},{"family":"Smirnakis","given":"S."},{"family":"Portera-Cailliau","given":"C."}],"issued":{"date-parts":[["2009",9,2]]}}},{"id":985,"uris":["http://zotero.org/groups/2782533/items/R3PFMCAH"],"uri":["http://zotero.org/groups/2782533/items/R3PFMCAH"],"itemData":{"id":985,"type":"article-journal","abstract":"Gap junction coupling synchronizes activity among neurons in adult neural circuits, but its role in coordinating activity during development is less known. The developing retina exhibits retinal waves—spontaneous depolarizations that propagate among retinal interneurons and drive retinal ganglion cells (RGCs) to fire correlated bursts of action potentials. During development, two connexin isoforms, connexin36 (Cx36) and Cx45, are expressed in bipolar cells and RGCs, and therefore provide a potential substrate for coordinating network activity. To determine whether gap junctions contribute to retinal waves, we compared spontaneous activity patterns using calcium imaging, whole-cell recording, and multielectrode array recording in control, single-knock-out (ko) mice lacking Cx45 and double-knock-out (dko) mice lacking both isoforms. Wave frequency, propagation speed, and bias in propagation direction were similar in control, Cx36ko, Cx45ko, and Cx36/45dko retinas. However, the spontaneous firing rate of individual retinal ganglion cells was elevated in Cx45ko retinas, similar to Cx36ko retinas (; ), a phenotype that was more pronounced in Cx36/45dko retinas. As a result, spatial correlations, as assayed by nearest-neighbor correlation and functional connectivity maps, were significantly altered. In addition, Cx36/45dko mice had reduced eye-specific segregation of retinogeniculate afferents. Together, these findings suggest that although Cx36 and Cx45 do not play a role in gross spatial and temporal propagation properties of retinal waves, they strongly modulate the firing pattern of individual RGCs, ensuring strongly correlated firing between nearby RGCs and normal patterning of retinogeniculate projections.","container-title":"The Journal of Neuroscience","DOI":"10.1523/JNEUROSCI.5640-10.2011","ISSN":"0270-6474","issue":"27","journalAbbreviation":"J Neurosci","note":"PMID: 21734291\nPMCID: PMC3142875","page":"9998-10008","source":"PubMed Central","title":"The Role of Neuronal Connexins 36 and 45 in Shaping Spontaneous Firing Patterns in the Developing Retina","volume":"31","author":[{"family":"Blankenship","given":"Aaron G."},{"family":"Hamby","given":"Aaron M."},{"family":"Firl","given":"Alana"},{"family":"Vyas","given":"Shri"},{"family":"Maxeiner","given":"Stephan"},{"family":"Willecke","given":"Klaus"},{"family":"Feller","given":"Marla B."}],"issued":{"date-parts":[["2011",7,6]]}}},{"id":734,"uris":["http://zotero.org/groups/2749059/items/FKTXCBFJ"],"uri":["http://zotero.org/groups/2749059/items/FKTXCBFJ"],"itemData":{"id":734,"type":"article-journal","abstract":"Correlations in neuronal spike times are thought to be key to processing in many neural systems. Many measures have been proposed to summarize these correlations and of these the correlation index is widely used and is the standard in studies of spontaneous retinal activity. We show that this measure has two undesirable properties: it is unbounded above and confounded by firing rate. We list properties needed for a measure to fairly quantify and compare correlations and we propose a novel measure of correlation-the spike time tiling coefficient. This coefficient, the correlation index, and 33 other measures of correlation of spike times are blindly tested for the required properties on synthetic and experimental data. Based on this, we propose a measure (the spike time tiling coefficient) to replace the correlation index. To demonstrate the benefits of this measure, we reanalyze data from seven key studies, which previously used the correlation index to investigate the nature of spontaneous activity. We reanalyze data from β2(KO) and β2(TG) mutants, mutants lacking connexin isoforms, and also the age-dependent changes in wild-type and β2(KO) correlations. Reanalysis of the data using the proposed measure can significantly change the conclusions. It leads to better quantification of correlations and therefore better inference from the data. We hope that the proposed measure will have wide applications, and will help clarify the role of activity in retinotopic map formation.","container-title":"The Journal of Neuroscience: The Official Journal of the Society for Neuroscience","DOI":"10.1523/JNEUROSCI.2767-14.2014","ISSN":"1529-2401","issue":"43","journalAbbreviation":"J Neurosci","language":"eng","note":"PMID: 25339742\nPMCID: PMC4205553","page":"14288-14303","source":"PubMed","title":"Detecting pairwise correlations in spike trains: an objective comparison of methods and application to the study of retinal waves","title-short":"Detecting pairwise correlations in spike trains","volume":"34","author":[{"family":"Cutts","given":"Catherine S."},{"family":"Eglen","given":"Stephen J."}],"issued":{"date-parts":[["2014",10,22]]}}}],"schema":"https://github.com/citation-style-language/schema/raw/master/csl-citation.json"} </w:instrText>
      </w:r>
      <w:r w:rsidR="00230722" w:rsidRPr="00D36025">
        <w:fldChar w:fldCharType="separate"/>
      </w:r>
      <w:r w:rsidR="004D53A3" w:rsidRPr="004D53A3">
        <w:rPr>
          <w:vertAlign w:val="superscript"/>
        </w:rPr>
        <w:t>14,52,53</w:t>
      </w:r>
      <w:r w:rsidR="00230722" w:rsidRPr="00D36025">
        <w:fldChar w:fldCharType="end"/>
      </w:r>
      <w:r w:rsidR="00584F3D" w:rsidRPr="00D36025">
        <w:t xml:space="preserve"> </w:t>
      </w:r>
      <w:r w:rsidRPr="00D36025">
        <w:t xml:space="preserve">of several </w:t>
      </w:r>
      <w:r w:rsidR="00730E41">
        <w:t xml:space="preserve">mammalian </w:t>
      </w:r>
      <w:r w:rsidRPr="00D36025">
        <w:t xml:space="preserve">species. </w:t>
      </w:r>
      <w:r w:rsidR="00492CD8">
        <w:t>Further</w:t>
      </w:r>
      <w:r w:rsidRPr="00D36025">
        <w:t>, age negatively correlated with STTC values at lag</w:t>
      </w:r>
      <w:r w:rsidR="00492CD8">
        <w:t>s</w:t>
      </w:r>
      <w:r w:rsidRPr="00D36025">
        <w:t xml:space="preserve"> </w:t>
      </w:r>
      <w:r w:rsidR="00492CD8" w:rsidRPr="00492CD8">
        <w:t>≤</w:t>
      </w:r>
      <w:r w:rsidRPr="00D36025">
        <w:t xml:space="preserve"> 5</w:t>
      </w:r>
      <w:r w:rsidR="00415ADB">
        <w:t xml:space="preserve"> </w:t>
      </w:r>
      <w:r w:rsidRPr="00D36025">
        <w:t>s (</w:t>
      </w:r>
      <w:r w:rsidR="0075488E" w:rsidRPr="00D36025">
        <w:t xml:space="preserve">main </w:t>
      </w:r>
      <w:r w:rsidRPr="00D36025">
        <w:t>age effect</w:t>
      </w:r>
      <w:r w:rsidR="00EC6771" w:rsidRPr="00D36025">
        <w:t xml:space="preserve">. </w:t>
      </w:r>
      <w:r w:rsidRPr="00D36025">
        <w:t>p&lt;</w:t>
      </w:r>
      <w:r w:rsidR="0025035E" w:rsidRPr="00D36025">
        <w:t>10</w:t>
      </w:r>
      <w:r w:rsidR="0025035E" w:rsidRPr="00D36025">
        <w:rPr>
          <w:vertAlign w:val="superscript"/>
        </w:rPr>
        <w:t>-</w:t>
      </w:r>
      <w:r w:rsidR="00EF7704" w:rsidRPr="00D36025">
        <w:rPr>
          <w:vertAlign w:val="superscript"/>
        </w:rPr>
        <w:t>4</w:t>
      </w:r>
      <w:r w:rsidR="0025035E" w:rsidRPr="00D36025">
        <w:t xml:space="preserve"> </w:t>
      </w:r>
      <w:r w:rsidR="00492CD8">
        <w:t xml:space="preserve">at </w:t>
      </w:r>
      <w:r w:rsidR="0025035E" w:rsidRPr="00D36025">
        <w:t>1</w:t>
      </w:r>
      <w:r w:rsidR="00415ADB">
        <w:t xml:space="preserve"> </w:t>
      </w:r>
      <w:r w:rsidR="0025035E" w:rsidRPr="00D36025">
        <w:t>s lag</w:t>
      </w:r>
      <w:r w:rsidR="00A815E7" w:rsidRPr="00D36025">
        <w:t>, linear mixed-effect model</w:t>
      </w:r>
      <w:r w:rsidRPr="00D36025">
        <w:t>), an effect that was strongest in the 100-1000</w:t>
      </w:r>
      <w:r w:rsidR="00415ADB">
        <w:t xml:space="preserve"> </w:t>
      </w:r>
      <w:proofErr w:type="spellStart"/>
      <w:r w:rsidRPr="00D36025">
        <w:t>ms</w:t>
      </w:r>
      <w:proofErr w:type="spellEnd"/>
      <w:r w:rsidRPr="00D36025">
        <w:t xml:space="preserve"> range (Figure 3C-E). This developmental STTC decrease did not occur uniformly across all neuron pairs. Rather, nearby pairs of neurons displayed a more severe decorrelation over age than neurons that were further apart (age*distance </w:t>
      </w:r>
      <w:r w:rsidR="0075488E" w:rsidRPr="00D36025">
        <w:t>interaction</w:t>
      </w:r>
      <w:r w:rsidR="00EC6771" w:rsidRPr="00D36025">
        <w:t xml:space="preserve">, </w:t>
      </w:r>
      <w:r w:rsidRPr="00D36025">
        <w:t>p&lt;10</w:t>
      </w:r>
      <w:r w:rsidRPr="00D36025">
        <w:rPr>
          <w:vertAlign w:val="superscript"/>
        </w:rPr>
        <w:t>-1</w:t>
      </w:r>
      <w:r w:rsidR="00EF7704" w:rsidRPr="00D36025">
        <w:rPr>
          <w:vertAlign w:val="superscript"/>
        </w:rPr>
        <w:t>2</w:t>
      </w:r>
      <w:r w:rsidR="0025035E" w:rsidRPr="00D36025">
        <w:t xml:space="preserve"> </w:t>
      </w:r>
      <w:r w:rsidR="00492CD8">
        <w:t xml:space="preserve">at </w:t>
      </w:r>
      <w:r w:rsidR="0025035E" w:rsidRPr="00D36025">
        <w:t>1</w:t>
      </w:r>
      <w:r w:rsidR="00E36700">
        <w:t xml:space="preserve"> </w:t>
      </w:r>
      <w:r w:rsidR="0025035E" w:rsidRPr="00D36025">
        <w:t>s lag</w:t>
      </w:r>
      <w:r w:rsidR="00A815E7" w:rsidRPr="00D36025">
        <w:t>, linear mixed-effect model</w:t>
      </w:r>
      <w:r w:rsidRPr="00D36025">
        <w:t xml:space="preserve">) (Figure 3C-E). </w:t>
      </w:r>
    </w:p>
    <w:p w14:paraId="65EF9FBF" w14:textId="1086B544" w:rsidR="007727E3" w:rsidRPr="00D36025" w:rsidRDefault="00B147F3" w:rsidP="00603BD4">
      <w:pPr>
        <w:spacing w:after="120"/>
        <w:ind w:firstLine="720"/>
        <w:jc w:val="both"/>
      </w:pPr>
      <w:r w:rsidRPr="00F1498B">
        <w:lastRenderedPageBreak/>
        <w:t>Next, we fitted a separate</w:t>
      </w:r>
      <w:r w:rsidR="007B53D4" w:rsidRPr="00F1498B">
        <w:t xml:space="preserve"> statistical</w:t>
      </w:r>
      <w:r w:rsidRPr="00F1498B">
        <w:t xml:space="preserve"> model in which we also took in consideration the “spatial configuration” of the neuron pairs</w:t>
      </w:r>
      <w:r w:rsidRPr="00D36025">
        <w:t xml:space="preserve"> (Supp. Figure 3B, see Materials and Methods for details). Even after accounting for the distance between neuron pairs, particularly at short lags, we found that “local” </w:t>
      </w:r>
      <w:r w:rsidR="00F44584" w:rsidRPr="00D36025">
        <w:t xml:space="preserve">(i.e. from the same </w:t>
      </w:r>
      <w:r w:rsidR="00F44584">
        <w:t>recording site</w:t>
      </w:r>
      <w:r w:rsidR="00F44584" w:rsidRPr="00D36025">
        <w:t>)</w:t>
      </w:r>
      <w:r w:rsidR="00F44584">
        <w:t xml:space="preserve"> </w:t>
      </w:r>
      <w:r w:rsidRPr="00D36025">
        <w:t>and “lateral” (i.e. from the same layer) spike train pairs displayed the highest STTC values</w:t>
      </w:r>
      <w:r w:rsidR="0025035E" w:rsidRPr="00D36025">
        <w:t xml:space="preserve"> (STTC=0.73 and 0.70, </w:t>
      </w:r>
      <w:r w:rsidR="00D16416" w:rsidRPr="00D36025">
        <w:t xml:space="preserve">95% </w:t>
      </w:r>
      <w:r w:rsidR="0025035E" w:rsidRPr="00D36025">
        <w:t>C.I. [0.66; 0.79] and [0.64; 0.76], respectively</w:t>
      </w:r>
      <w:r w:rsidR="00A815E7" w:rsidRPr="00D36025">
        <w:t>, linear mixed-effect model</w:t>
      </w:r>
      <w:r w:rsidR="0025035E" w:rsidRPr="00D36025">
        <w:t>)</w:t>
      </w:r>
      <w:r w:rsidRPr="00D36025">
        <w:t xml:space="preserve">. “Translaminar” pairs (i.e. from the same </w:t>
      </w:r>
      <w:r w:rsidR="00F44584">
        <w:t>“</w:t>
      </w:r>
      <w:r w:rsidRPr="00D36025">
        <w:t>column</w:t>
      </w:r>
      <w:r w:rsidR="00F44584">
        <w:t>"</w:t>
      </w:r>
      <w:r w:rsidRPr="00D36025">
        <w:t xml:space="preserve">) and pairs that did not fall in any of the previous categories (“other”) had the lowest STTC values </w:t>
      </w:r>
      <w:r w:rsidR="0025035E" w:rsidRPr="00D36025">
        <w:t xml:space="preserve">(STTC=0.61 and 0.61, </w:t>
      </w:r>
      <w:r w:rsidR="00D16416" w:rsidRPr="00D36025">
        <w:t xml:space="preserve">95% </w:t>
      </w:r>
      <w:r w:rsidR="0025035E" w:rsidRPr="00D36025">
        <w:t>C.I. [0.55; 0.67] and [0.55; 0.67], respectively</w:t>
      </w:r>
      <w:r w:rsidR="00A815E7" w:rsidRPr="00D36025">
        <w:t>, linear mixed-effect model</w:t>
      </w:r>
      <w:r w:rsidR="0025035E" w:rsidRPr="00D36025">
        <w:t xml:space="preserve">) </w:t>
      </w:r>
      <w:r w:rsidRPr="00D36025">
        <w:t xml:space="preserve">(Supp. Figure 3C-E). Further, “local” and “lateral” neuron pairs had a stronger developmental decrease in STTC values than “translaminar” and “other” pairs, particularly at short lags (Supp. Figure 3F, see </w:t>
      </w:r>
      <w:r w:rsidR="00F1498B">
        <w:t>S1 Table</w:t>
      </w:r>
      <w:r w:rsidR="00F1498B" w:rsidRPr="00D36025">
        <w:t xml:space="preserve"> </w:t>
      </w:r>
      <w:r w:rsidRPr="00D36025">
        <w:t xml:space="preserve">for details). </w:t>
      </w:r>
    </w:p>
    <w:p w14:paraId="34FF1F18" w14:textId="3692DBE1" w:rsidR="007727E3" w:rsidRPr="00D36025" w:rsidRDefault="00B147F3" w:rsidP="006C5D33">
      <w:pPr>
        <w:ind w:firstLine="720"/>
        <w:jc w:val="both"/>
      </w:pPr>
      <w:r w:rsidRPr="00D36025">
        <w:t xml:space="preserve">Taken together, these data indicate that, throughout development, as </w:t>
      </w:r>
      <w:r w:rsidR="0051185A">
        <w:t>E-I ratio</w:t>
      </w:r>
      <w:r w:rsidRPr="00D36025">
        <w:t xml:space="preserve"> tilts towards inhibition, there is a concomitant decorrelation of pairwise neuronal activity </w:t>
      </w:r>
      <w:r w:rsidR="009B7849">
        <w:t>computed over lags that span more than</w:t>
      </w:r>
      <w:r w:rsidRPr="00D36025">
        <w:t xml:space="preserve"> three orders of magnitude. This is in agreement with previous studies conducted in the rodent barrel cortex</w:t>
      </w:r>
      <w:r w:rsidR="00230722" w:rsidRPr="00D36025">
        <w:fldChar w:fldCharType="begin"/>
      </w:r>
      <w:r w:rsidR="00D1268E">
        <w:instrText xml:space="preserve"> ADDIN ZOTERO_ITEM CSL_CITATION {"citationID":"QgbwwBz9","properties":{"formattedCitation":"\\super 14,15\\nosupersub{}","plainCitation":"14,15","noteIndex":0},"citationItems":[{"id":490,"uris":["http://zotero.org/groups/2749059/items/2Y95MF9T"],"uri":["http://zotero.org/groups/2749059/items/2Y95MF9T"],"itemData":{"id":490,"type":"article-journal","abstract":"During neocortical development, neurons exhibit highly synchronized patterns of spontaneous activity, with correlated bursts of action potential firing dominating network activity. This early activity is eventually replaced by more sparse and decorrelated firing of cortical neurons, which modeling studies predict is a network state that is better suited for efficient neural coding. The precise time course and mechanisms of this crucial transition in cortical network activity have not been characterized in vivo. We used in vivo two-photon calcium imaging in combination with whole-cell recordings in both unanesthetized and anesthetized mice to monitor how spontaneous activity patterns in ensembles of layer 2/3 neurons of barrel cortex mature during postnatal development. We find that, as early as postnatal day 4, activity is highly synchronous within local clusters of neurons. At the end of the second postnatal week, neocortical networks undergo a transition to a much more desynchronized state that lacks a clear spatial structure. Strikingly, deprivation of sensory input from the periphery had no effect on the time course of this transition. Therefore, developmental desynchronization of spontaneous neuronal activity is a fundamental network transition in the neocortex that appears to be intrinsically generated.","archive_location":"WOS:000269518500013","container-title":"Journal of Neuroscience","DOI":"10.1523/Jneurosci.2012-09.2009","ISSN":"0270-6474","issue":"35","journalAbbreviation":"J Neurosci","language":"English","page":"10890-10899","title":"Internally Mediated Developmental Desynchronization of Neocortical Network Activity","volume":"29","author":[{"family":"Golshani","given":"P."},{"family":"Goncalves","given":"J. T."},{"family":"Khoshkhoo","given":"S."},{"family":"Mostany","given":"R."},{"family":"Smirnakis","given":"S."},{"family":"Portera-Cailliau","given":"C."}],"issued":{"date-parts":[["2009",9,2]]}}},{"id":126,"uris":["http://zotero.org/groups/2749059/items/M8NMPGTG"],"uri":["http://zotero.org/groups/2749059/items/M8NMPGTG"],"itemData":{"id":126,"type":"article-journal","abstract":"Eye-opening represents a turning point in the function of the visual cortex. Before eye-opening, the visual cortex is largely devoid of sensory inputs and neuronal activities are generated intrinsically. After eye-opening, the cortex starts to integrate visual information. Here we used in vivo two-photon calcium imaging to explore the developmental changes of the mouse visual cortex by analyzing the ongoing spontaneous activity. We found that before eye-opening, the activity of layer 2/3 neurons consists predominantly of slow wave oscillations. These waves were first detected at postnatal day 8 (P8). Their initial very low frequency (0.01 Hz) gradually increased during development to approximate to 0.5 Hz in adults. Before eye-opening, a large fraction of neurons (&gt;75%) was active during each wave. One day after eye-opening, this dense mode of recruitment changed to a sparse mode with only 36% of active neurons per wave. This was followed by a progressive decrease during the following weeks, reaching 12% of active neurons per wave in adults. The possible role of visual experience for this process of sparsification was investigated by analyzing dark-reared mice. We found that sparsification also occurred in these mice, but that the switch from a dense to a sparse activity pattern was delayed by 3-4 days as compared with normally-reared mice. These results reveal a modulatory contribution of visual experience during the first days after eye-opening, but an overall dominating role of intrinsic factors. We propose that the transformation in network activity from dense to sparse is a prerequisite for the changed cortical function at eye-opening.","archive_location":"WOS:000269481000057","container-title":"Proceedings of the National Academy of Sciences of the United States of America","DOI":"10.1073/pnas.0907660106","ISSN":"0027-8424","issue":"35","journalAbbreviation":"P Natl Acad Sci USA","language":"English","page":"15049-15054","title":"Sparsification of neuronal activity in the visual cortex at eye-opening","volume":"106","author":[{"family":"Rochefort","given":"N. L."},{"family":"Garaschuk","given":"O."},{"family":"Milos","given":"R. I."},{"family":"Narushima","given":"M."},{"family":"Marandi","given":"N."},{"family":"Pichler","given":"B."},{"family":"Kovalchuk","given":"Y."},{"family":"Konnerth","given":"A."}],"issued":{"date-parts":[["2009",9,1]]}}}],"schema":"https://github.com/citation-style-language/schema/raw/master/csl-citation.json"} </w:instrText>
      </w:r>
      <w:r w:rsidR="00230722" w:rsidRPr="00D36025">
        <w:fldChar w:fldCharType="separate"/>
      </w:r>
      <w:r w:rsidR="00D1268E" w:rsidRPr="00D1268E">
        <w:rPr>
          <w:vertAlign w:val="superscript"/>
        </w:rPr>
        <w:t>14,15</w:t>
      </w:r>
      <w:r w:rsidR="00230722" w:rsidRPr="00D36025">
        <w:fldChar w:fldCharType="end"/>
      </w:r>
      <w:r w:rsidR="00584F3D" w:rsidRPr="00D36025">
        <w:t xml:space="preserve">. </w:t>
      </w:r>
      <w:r w:rsidRPr="00D36025">
        <w:t>In addition, we report that this process follows a specific spatial and structural pattern, with the activity of nearby neurons that are in the same layer being the most affected.</w:t>
      </w:r>
    </w:p>
    <w:p w14:paraId="13A21959" w14:textId="0685F40F" w:rsidR="00B147F3" w:rsidRPr="00D36025" w:rsidRDefault="000607B2">
      <w:pPr>
        <w:jc w:val="both"/>
        <w:rPr>
          <w:b/>
        </w:rPr>
      </w:pPr>
      <w:r w:rsidRPr="000607B2">
        <w:rPr>
          <w:b/>
          <w:noProof/>
          <w:lang w:val="en-US"/>
        </w:rPr>
        <w:drawing>
          <wp:inline distT="0" distB="0" distL="0" distR="0" wp14:anchorId="4BD754C7" wp14:editId="6526C38E">
            <wp:extent cx="5760720" cy="4736162"/>
            <wp:effectExtent l="0" t="0" r="0" b="7620"/>
            <wp:docPr id="11" name="Picture 11" descr="E:\PFC micro\figures paper\cropped pngs\supp. fig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FC micro\figures paper\cropped pngs\supp. figure 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736162"/>
                    </a:xfrm>
                    <a:prstGeom prst="rect">
                      <a:avLst/>
                    </a:prstGeom>
                    <a:noFill/>
                    <a:ln>
                      <a:noFill/>
                    </a:ln>
                  </pic:spPr>
                </pic:pic>
              </a:graphicData>
            </a:graphic>
          </wp:inline>
        </w:drawing>
      </w:r>
    </w:p>
    <w:p w14:paraId="3C3DDEB6" w14:textId="77777777" w:rsidR="00B147F3" w:rsidRPr="00D36025" w:rsidRDefault="00B147F3">
      <w:pPr>
        <w:jc w:val="both"/>
        <w:rPr>
          <w:b/>
        </w:rPr>
      </w:pPr>
    </w:p>
    <w:p w14:paraId="687E8738" w14:textId="77777777" w:rsidR="009B7849" w:rsidRDefault="00B147F3" w:rsidP="00B147F3">
      <w:pPr>
        <w:jc w:val="both"/>
        <w:rPr>
          <w:b/>
        </w:rPr>
      </w:pPr>
      <w:r w:rsidRPr="00D36025">
        <w:rPr>
          <w:b/>
        </w:rPr>
        <w:t xml:space="preserve">Supp. Figure 3, related to Figure 3. </w:t>
      </w:r>
      <w:r w:rsidR="00215749" w:rsidRPr="00D36025">
        <w:rPr>
          <w:b/>
        </w:rPr>
        <w:t xml:space="preserve">The </w:t>
      </w:r>
      <w:r w:rsidRPr="00D36025">
        <w:rPr>
          <w:b/>
        </w:rPr>
        <w:t>STTC developmental decrease follows specific spatial patterns</w:t>
      </w:r>
      <w:r w:rsidR="00215749" w:rsidRPr="00D36025">
        <w:rPr>
          <w:b/>
        </w:rPr>
        <w:t xml:space="preserve"> in the mouse PFC</w:t>
      </w:r>
      <w:r w:rsidR="00EB4AC6" w:rsidRPr="00D36025">
        <w:rPr>
          <w:b/>
        </w:rPr>
        <w:t>.</w:t>
      </w:r>
      <w:r w:rsidR="00C71831">
        <w:rPr>
          <w:b/>
        </w:rPr>
        <w:t xml:space="preserve"> </w:t>
      </w:r>
    </w:p>
    <w:p w14:paraId="42E7356C" w14:textId="77777777" w:rsidR="009B7849" w:rsidRDefault="00C71831" w:rsidP="00B147F3">
      <w:pPr>
        <w:jc w:val="both"/>
      </w:pPr>
      <w:r>
        <w:t>(</w:t>
      </w:r>
      <w:r w:rsidRPr="001858A3">
        <w:rPr>
          <w:b/>
        </w:rPr>
        <w:t>A</w:t>
      </w:r>
      <w:r>
        <w:t xml:space="preserve">) Scatter plot displaying Pearson and Spearman </w:t>
      </w:r>
      <w:r w:rsidR="0060726A">
        <w:t>correlation</w:t>
      </w:r>
      <w:r>
        <w:t xml:space="preserve"> coefficient for STTC computed on the 1</w:t>
      </w:r>
      <w:r w:rsidRPr="00C71831">
        <w:rPr>
          <w:vertAlign w:val="superscript"/>
        </w:rPr>
        <w:t>st</w:t>
      </w:r>
      <w:r>
        <w:t xml:space="preserve"> and 2</w:t>
      </w:r>
      <w:r w:rsidRPr="00C71831">
        <w:rPr>
          <w:vertAlign w:val="superscript"/>
        </w:rPr>
        <w:t>nd</w:t>
      </w:r>
      <w:r>
        <w:t xml:space="preserve"> half of the recording over lags</w:t>
      </w:r>
      <w:r w:rsidR="002463F8">
        <w:t xml:space="preserve"> (n=40921 spike train pairs and 82 mice)</w:t>
      </w:r>
      <w:r>
        <w:t xml:space="preserve">. </w:t>
      </w:r>
    </w:p>
    <w:p w14:paraId="636C2E87" w14:textId="77777777" w:rsidR="009B7849" w:rsidRDefault="00C71831" w:rsidP="00B147F3">
      <w:pPr>
        <w:jc w:val="both"/>
      </w:pPr>
      <w:r>
        <w:t>(</w:t>
      </w:r>
      <w:r w:rsidRPr="001858A3">
        <w:rPr>
          <w:b/>
        </w:rPr>
        <w:t>B</w:t>
      </w:r>
      <w:r>
        <w:t xml:space="preserve">) Schematic illustration of the spatial configurations of spike train pairs. </w:t>
      </w:r>
    </w:p>
    <w:p w14:paraId="6DBC8E55" w14:textId="65CC9118" w:rsidR="009B7849" w:rsidRDefault="00C71831" w:rsidP="00B147F3">
      <w:pPr>
        <w:jc w:val="both"/>
      </w:pPr>
      <w:r>
        <w:lastRenderedPageBreak/>
        <w:t>(</w:t>
      </w:r>
      <w:r w:rsidRPr="001858A3">
        <w:rPr>
          <w:b/>
        </w:rPr>
        <w:t>C</w:t>
      </w:r>
      <w:r>
        <w:t xml:space="preserve">) </w:t>
      </w:r>
      <w:r w:rsidR="009B7849">
        <w:t xml:space="preserve">Weighted adjacency matrices displaying average STTC at 2.5 </w:t>
      </w:r>
      <w:proofErr w:type="spellStart"/>
      <w:r w:rsidR="009B7849">
        <w:t>ms</w:t>
      </w:r>
      <w:proofErr w:type="spellEnd"/>
      <w:r w:rsidR="009B7849">
        <w:t xml:space="preserve"> lag of P4, P6, P8, P10 and P12 mice as a function of the recording sites in which the spike train pair has been recorded. Color codes for STTC value.</w:t>
      </w:r>
    </w:p>
    <w:p w14:paraId="7C609DD9" w14:textId="77777777" w:rsidR="00CA0C7C" w:rsidRDefault="00C71831" w:rsidP="00B147F3">
      <w:pPr>
        <w:jc w:val="both"/>
      </w:pPr>
      <w:r>
        <w:t>(</w:t>
      </w:r>
      <w:r w:rsidRPr="001858A3">
        <w:rPr>
          <w:b/>
        </w:rPr>
        <w:t>D</w:t>
      </w:r>
      <w:r>
        <w:t xml:space="preserve">) </w:t>
      </w:r>
      <w:r w:rsidR="00CA0C7C">
        <w:t xml:space="preserve">Average STTC at 2.5 </w:t>
      </w:r>
      <w:proofErr w:type="spellStart"/>
      <w:r w:rsidR="00CA0C7C">
        <w:t>ms</w:t>
      </w:r>
      <w:proofErr w:type="spellEnd"/>
      <w:r w:rsidR="00CA0C7C">
        <w:t xml:space="preserve"> </w:t>
      </w:r>
      <w:r>
        <w:t>over distance</w:t>
      </w:r>
      <w:r w:rsidR="002463F8">
        <w:t xml:space="preserve"> (n=40921 spike train pairs and 82 mice)</w:t>
      </w:r>
      <w:r>
        <w:t xml:space="preserve">. Color codes for spatial configuration. </w:t>
      </w:r>
    </w:p>
    <w:p w14:paraId="5EEA5886" w14:textId="77777777" w:rsidR="00CA0C7C" w:rsidRDefault="00C71831" w:rsidP="00B147F3">
      <w:pPr>
        <w:jc w:val="both"/>
      </w:pPr>
      <w:r>
        <w:t>(</w:t>
      </w:r>
      <w:r w:rsidRPr="001858A3">
        <w:rPr>
          <w:b/>
        </w:rPr>
        <w:t>E</w:t>
      </w:r>
      <w:r>
        <w:t xml:space="preserve"> and </w:t>
      </w:r>
      <w:r w:rsidRPr="001858A3">
        <w:rPr>
          <w:b/>
        </w:rPr>
        <w:t>F</w:t>
      </w:r>
      <w:r>
        <w:t xml:space="preserve">) Scatter plot displaying STTC </w:t>
      </w:r>
      <w:r w:rsidR="00FB5F2A">
        <w:t xml:space="preserve">as a function of </w:t>
      </w:r>
      <w:r>
        <w:t>spatial configuration</w:t>
      </w:r>
      <w:r w:rsidR="002463F8">
        <w:t xml:space="preserve"> (n=40921 spike train pairs and 82 mice)</w:t>
      </w:r>
      <w:r>
        <w:t xml:space="preserve">. Color codes for distance (E) and age (F). </w:t>
      </w:r>
    </w:p>
    <w:p w14:paraId="7CB1EE39" w14:textId="7BE36D70" w:rsidR="00B147F3" w:rsidRPr="00C71831" w:rsidRDefault="00FB5F2A" w:rsidP="00B147F3">
      <w:pPr>
        <w:jc w:val="both"/>
      </w:pPr>
      <w:r>
        <w:t xml:space="preserve">In (D-F), data are presented as mean </w:t>
      </w:r>
      <w:r w:rsidRPr="00CD7428">
        <w:t>±</w:t>
      </w:r>
      <w:r>
        <w:t xml:space="preserve"> SEM. </w:t>
      </w:r>
      <w:r w:rsidR="00C71831">
        <w:t>Linear mixed-effect models. For detailed statistical results, see S1 Table.</w:t>
      </w:r>
    </w:p>
    <w:p w14:paraId="3A58B52F" w14:textId="68E0372F" w:rsidR="007727E3" w:rsidRPr="00D36025" w:rsidRDefault="007727E3">
      <w:pPr>
        <w:jc w:val="both"/>
        <w:rPr>
          <w:b/>
        </w:rPr>
      </w:pPr>
    </w:p>
    <w:p w14:paraId="3CD69BB3" w14:textId="77777777" w:rsidR="007727E3" w:rsidRPr="00D36025" w:rsidRDefault="007727E3">
      <w:pPr>
        <w:jc w:val="both"/>
      </w:pPr>
    </w:p>
    <w:p w14:paraId="101FEE62" w14:textId="77777777" w:rsidR="007727E3" w:rsidRPr="00003F2E" w:rsidRDefault="00584F3D">
      <w:pPr>
        <w:pStyle w:val="Heading2"/>
        <w:jc w:val="both"/>
        <w:rPr>
          <w:rFonts w:ascii="Times New Roman" w:hAnsi="Times New Roman" w:cs="Times New Roman"/>
          <w:b/>
          <w:color w:val="auto"/>
          <w:sz w:val="24"/>
        </w:rPr>
      </w:pPr>
      <w:bookmarkStart w:id="21" w:name="_mpj3ghll4slu" w:colFirst="0" w:colLast="0"/>
      <w:bookmarkEnd w:id="21"/>
      <w:r w:rsidRPr="00003F2E">
        <w:rPr>
          <w:rFonts w:ascii="Times New Roman" w:hAnsi="Times New Roman" w:cs="Times New Roman"/>
          <w:b/>
          <w:color w:val="auto"/>
          <w:sz w:val="24"/>
        </w:rPr>
        <w:t>Optogenetic interneuron manipulation confirm developmental increases of inhibition</w:t>
      </w:r>
    </w:p>
    <w:p w14:paraId="1737062F" w14:textId="77777777" w:rsidR="00003F2E" w:rsidRDefault="00003F2E">
      <w:pPr>
        <w:jc w:val="both"/>
      </w:pPr>
    </w:p>
    <w:p w14:paraId="614A4E98" w14:textId="2721A43A" w:rsidR="00AC7A88" w:rsidRDefault="00D970AA" w:rsidP="00603BD4">
      <w:pPr>
        <w:spacing w:after="120"/>
        <w:jc w:val="both"/>
      </w:pPr>
      <w:r w:rsidRPr="00D36025">
        <w:t xml:space="preserve">To </w:t>
      </w:r>
      <w:r w:rsidR="009A7EE7">
        <w:t xml:space="preserve">gain more clear insights into </w:t>
      </w:r>
      <w:r w:rsidR="00A67DF4">
        <w:t xml:space="preserve">the </w:t>
      </w:r>
      <w:r w:rsidR="006D2B24">
        <w:t xml:space="preserve">developmental increase of inhibition </w:t>
      </w:r>
      <w:r w:rsidR="009A7EE7">
        <w:t xml:space="preserve">that we hypothesized as taking place </w:t>
      </w:r>
      <w:r w:rsidR="006D2B24">
        <w:t xml:space="preserve">in the </w:t>
      </w:r>
      <w:r w:rsidR="009A7EE7">
        <w:t xml:space="preserve">mouse </w:t>
      </w:r>
      <w:r w:rsidR="006D2B24">
        <w:t>PFC</w:t>
      </w:r>
      <w:r w:rsidRPr="00D36025">
        <w:t xml:space="preserve">, we </w:t>
      </w:r>
      <w:r w:rsidR="006D2B24">
        <w:t xml:space="preserve">optogenetically manipulated </w:t>
      </w:r>
      <w:r w:rsidR="00CA0C7C">
        <w:t>IN</w:t>
      </w:r>
      <w:r w:rsidR="006D2B24">
        <w:t xml:space="preserve"> </w:t>
      </w:r>
      <w:r w:rsidRPr="00D36025">
        <w:t xml:space="preserve">activity </w:t>
      </w:r>
      <w:r w:rsidR="00A67DF4">
        <w:t xml:space="preserve">at different stages of early </w:t>
      </w:r>
      <w:r w:rsidRPr="00D36025">
        <w:t>development. To this aim, we selectively transfected Dlx5/6</w:t>
      </w:r>
      <w:r w:rsidRPr="00603BD4">
        <w:rPr>
          <w:vertAlign w:val="superscript"/>
        </w:rPr>
        <w:t>+</w:t>
      </w:r>
      <w:r w:rsidRPr="00D36025">
        <w:t xml:space="preserve"> and Gad2</w:t>
      </w:r>
      <w:r w:rsidRPr="00603BD4">
        <w:rPr>
          <w:vertAlign w:val="superscript"/>
        </w:rPr>
        <w:t>+</w:t>
      </w:r>
      <w:r w:rsidRPr="00D36025">
        <w:t xml:space="preserve"> INs with either an excitatory (Ch</w:t>
      </w:r>
      <w:r w:rsidR="006D2B24">
        <w:t>R</w:t>
      </w:r>
      <w:r w:rsidRPr="00D36025">
        <w:t>2, n=19 mice) or an inhibitory opsin (</w:t>
      </w:r>
      <w:proofErr w:type="spellStart"/>
      <w:r w:rsidRPr="00D36025">
        <w:t>ArchT</w:t>
      </w:r>
      <w:proofErr w:type="spellEnd"/>
      <w:r w:rsidRPr="00D36025">
        <w:t>, n=4</w:t>
      </w:r>
      <w:r w:rsidR="00357D88">
        <w:t>0</w:t>
      </w:r>
      <w:r w:rsidRPr="00D36025">
        <w:t xml:space="preserve"> mice) using a combination of mouse lines and viral approaches.</w:t>
      </w:r>
      <w:r w:rsidR="00603BD4">
        <w:t xml:space="preserve"> Briefly, expression of an excitatory opsin in INs was achieved by injecting </w:t>
      </w:r>
      <w:r w:rsidR="00603BD4" w:rsidRPr="00D36025">
        <w:t>Dlx5/6</w:t>
      </w:r>
      <w:r w:rsidR="00603BD4" w:rsidRPr="00603BD4">
        <w:rPr>
          <w:vertAlign w:val="superscript"/>
        </w:rPr>
        <w:t>+</w:t>
      </w:r>
      <w:r w:rsidR="00603BD4" w:rsidRPr="00D36025">
        <w:t xml:space="preserve"> and Gad2</w:t>
      </w:r>
      <w:r w:rsidR="00603BD4" w:rsidRPr="00603BD4">
        <w:rPr>
          <w:vertAlign w:val="superscript"/>
        </w:rPr>
        <w:t>+</w:t>
      </w:r>
      <w:r w:rsidR="00603BD4">
        <w:rPr>
          <w:vertAlign w:val="superscript"/>
        </w:rPr>
        <w:t xml:space="preserve"> </w:t>
      </w:r>
      <w:r w:rsidR="00603BD4">
        <w:t xml:space="preserve"> mice with </w:t>
      </w:r>
      <w:r w:rsidR="00603BD4" w:rsidRPr="00D36025">
        <w:t>a virus encoding for ChR2 (AAV9-Ef1alpha-DIO-hChR2(ET/TC)-</w:t>
      </w:r>
      <w:proofErr w:type="spellStart"/>
      <w:r w:rsidR="00603BD4" w:rsidRPr="00D36025">
        <w:t>eYFP</w:t>
      </w:r>
      <w:proofErr w:type="spellEnd"/>
      <w:r w:rsidR="00603BD4" w:rsidRPr="00D36025">
        <w:t>)</w:t>
      </w:r>
      <w:r w:rsidR="00603BD4">
        <w:t xml:space="preserve"> at P0-P1. Expression of an inhibitory opsin was instead achieved by crossing </w:t>
      </w:r>
      <w:r w:rsidR="00603BD4" w:rsidRPr="00D36025">
        <w:t>Dlx5/6</w:t>
      </w:r>
      <w:r w:rsidR="00603BD4" w:rsidRPr="00603BD4">
        <w:rPr>
          <w:vertAlign w:val="superscript"/>
        </w:rPr>
        <w:t>+</w:t>
      </w:r>
      <w:r w:rsidR="00603BD4" w:rsidRPr="00D36025">
        <w:t xml:space="preserve"> and Gad2</w:t>
      </w:r>
      <w:r w:rsidR="00603BD4" w:rsidRPr="00603BD4">
        <w:rPr>
          <w:vertAlign w:val="superscript"/>
        </w:rPr>
        <w:t>+</w:t>
      </w:r>
      <w:r w:rsidR="00603BD4">
        <w:rPr>
          <w:vertAlign w:val="superscript"/>
        </w:rPr>
        <w:t xml:space="preserve"> </w:t>
      </w:r>
      <w:r w:rsidR="00603BD4">
        <w:t xml:space="preserve"> mice with a mouse line (</w:t>
      </w:r>
      <w:r w:rsidR="00603BD4" w:rsidRPr="00D36025">
        <w:t>Ai40(RCL-</w:t>
      </w:r>
      <w:proofErr w:type="spellStart"/>
      <w:r w:rsidR="00603BD4" w:rsidRPr="00D36025">
        <w:t>ArchT</w:t>
      </w:r>
      <w:proofErr w:type="spellEnd"/>
      <w:r w:rsidR="00603BD4" w:rsidRPr="00D36025">
        <w:t>/EGFP)-D</w:t>
      </w:r>
      <w:r w:rsidR="00603BD4">
        <w:t>)</w:t>
      </w:r>
      <w:r w:rsidRPr="00D36025">
        <w:t xml:space="preserve"> </w:t>
      </w:r>
      <w:r w:rsidR="00603BD4">
        <w:t xml:space="preserve">expressing </w:t>
      </w:r>
      <w:proofErr w:type="spellStart"/>
      <w:r w:rsidR="00603BD4">
        <w:t>ArchT</w:t>
      </w:r>
      <w:proofErr w:type="spellEnd"/>
      <w:r w:rsidR="00603BD4">
        <w:t xml:space="preserve"> under a cre-dependent promoter. </w:t>
      </w:r>
      <w:r w:rsidR="006D2B24">
        <w:t xml:space="preserve">No significant </w:t>
      </w:r>
      <w:r w:rsidRPr="00D36025">
        <w:t>difference</w:t>
      </w:r>
      <w:r w:rsidR="006D2B24">
        <w:t>s</w:t>
      </w:r>
      <w:r w:rsidRPr="00D36025">
        <w:t xml:space="preserve"> between experiments targeting Dlx5/6+ and Gad2+</w:t>
      </w:r>
      <w:r w:rsidR="00370758" w:rsidRPr="00D36025">
        <w:t xml:space="preserve"> </w:t>
      </w:r>
      <w:r w:rsidR="006D2B24">
        <w:t xml:space="preserve">neurons </w:t>
      </w:r>
      <w:r w:rsidR="00603BD4">
        <w:t xml:space="preserve">were </w:t>
      </w:r>
      <w:r w:rsidR="006D2B24">
        <w:t>detected and</w:t>
      </w:r>
      <w:r w:rsidR="00603BD4">
        <w:t>,</w:t>
      </w:r>
      <w:r w:rsidR="006D2B24">
        <w:t xml:space="preserve"> therefore, the </w:t>
      </w:r>
      <w:r w:rsidR="00584F3D" w:rsidRPr="00D36025">
        <w:t>data</w:t>
      </w:r>
      <w:r w:rsidR="006D2B24">
        <w:t>sets were pooled</w:t>
      </w:r>
      <w:r w:rsidR="00584F3D" w:rsidRPr="00D36025">
        <w:t xml:space="preserve">. </w:t>
      </w:r>
      <w:r w:rsidR="00A67DF4">
        <w:t xml:space="preserve">In line with </w:t>
      </w:r>
      <w:r w:rsidR="00257332">
        <w:t>previously developed protocols</w:t>
      </w:r>
      <w:r w:rsidR="00230722" w:rsidRPr="00D36025">
        <w:fldChar w:fldCharType="begin"/>
      </w:r>
      <w:r w:rsidR="009A7EE7">
        <w:instrText xml:space="preserve"> ADDIN ZOTERO_ITEM CSL_CITATION {"citationID":"QAq96bxj","properties":{"formattedCitation":"\\super 11,41,54\\nosupersub{}","plainCitation":"11,41,54","noteIndex":0},"citationItems":[{"id":709,"uris":["http://zotero.org/groups/2749059/items/H5RUJPQU"],"uri":["http://zotero.org/groups/2749059/items/H5RUJPQU"],"itemData":{"id":709,"type":"article-journal","abstract":"Gamma oscillations are a prominent activity pattern in the cerebral cortex. While gamma rhythms have been extensively studied in the adult prefrontal cortex in the context of cognitive (dys)functions, little is known about their development. We addressed this issue by using extracellular recordings and optogenetic stimulations in mice across postnatal development. We show that fast rhythmic activity in the prefrontal cortex becomes prominent during the second postnatal week. While initially at about 15 Hz, fast oscillatory activity progressively accelerates with age and stabilizes within gamma frequency range (30–80 Hz) during the fourth postnatal week. Activation of layer 2/3 pyramidal neurons drives fast oscillations throughout development, yet the acceleration of their frequency follows similar temporal dynamics as the maturation of fast-spiking interneurons. These findings uncover the development of prefrontal gamma activity and provide a framework to examine the origin of abnormal gamma activity in neurodevelopmental disorders.","container-title":"eLife","DOI":"10.7554/eLife.56795","ISSN":"2050-084X","note":"publisher: eLife Sciences Publications, Ltd","page":"e56795","source":"eLife","title":"Gamma activity accelerates during prefrontal development","volume":"9","author":[{"family":"Bitzenhofer","given":"Sebastian H"},{"family":"Pöpplau","given":"Jastyn A"},{"family":"Hanganu-Opatz","given":"Ileana"}],"editor":[{"family":"Vinck","given":"Martin"},{"family":"Colgin","given":"Laura L"},{"family":"Perrenoud","given":"Quentin"},{"family":"Moore","given":"Christopher I"}],"issued":{"date-parts":[["2020",11,18]]}}},{"id":21,"uris":["http://zotero.org/groups/2749059/items/HIUDTKLF"],"uri":["http://zotero.org/groups/2749059/items/HIUDTKLF"],"itemData":{"id":21,"type":"article-journal","abstract":"Cognitive deficits, core features of mental illness, largely result from dysfunction of prefrontal networks. This dysfunction emerges during early development, before a detectable behavioral readout, yet the cellular elements controlling the abnormal maturation are still unknown. Here, we address this open question by combining in vivo electrophysiology, optogenetics, neuroanatomy, and behavioral assays during development in mice mimicking the dual genetic-environmental etiology of psychiatric disorders. We report that pyramidal neurons in superficial layers of the prefrontal cortex are key elements causing disorganized oscillatory entrainment of local circuits in beta-gamma frequencies. Their abnormal firing rate and timing relate to sparser dendritic arborization and lower spine density. Administration of minocycline during the first postnatal week, potentially acting via microglial cells, rescues the neuronal deficits and restores pre-juvenile cognitive abilities. Elucidation of the cellular substrate of developmental miswiring causing later cognitive deficits opens new perspectives for identification of neurobiological targets amenable to therapies.","archive_location":"31733940","container-title":"Neuron","DOI":"10.1016/j.neuron.2019.09.042","ISSN":"1097-4199 (Electronic) 0896-6273 (Linking)","issue":"1","note":"edition: 2019/11/18","page":"60-74","title":"Resolving and Rescuing Developmental Miswiring in a Mouse Model of Cognitive Impairment","volume":"105","author":[{"family":"Chini","given":"M."},{"family":"Popplau","given":"J. A."},{"family":"Lindemann","given":"C."},{"family":"Carol-Perdiguer","given":"L."},{"family":"Hnida","given":"M."},{"family":"Oberlander","given":"V."},{"family":"Xu","given":"X."},{"family":"Ahlbeck","given":"J."},{"family":"Bitzenhofer","given":"S. H."},{"family":"Mulert","given":"C."},{"family":"Hanganu-Opatz","given":"I. L."}],"issued":{"date-parts":[["2020",1,8]]}}},{"id":36,"uris":["http://zotero.org/groups/2749059/items/VQVW78MY"],"uri":["http://zotero.org/groups/2749059/items/VQVW78MY"],"itemData":{"id":36,"type":"article-journal","abstract":"Coordinated activity patterns in the developing brain may contribute to the wiring of neuronal circuits underlying future behavioural requirements. However, causal evidence for this hypothesis has been difficult to obtain owing to the absence of tools for selective manipulation of oscillations during early development. We established a protocol that combines optogenetics with electrophysiological recordings from neonatal mice in vivo to elucidate the substrate of early network oscillations in the prefrontal cortex. We show that light-induced activation of layer II/III pyramidal neurons that are transfected by in utero electroporation with a high-efficiency channelrhodopsin drives frequency-specific spiking and boosts network oscillations within beta-gamma frequency range. By contrast, activation of layer V/VI pyramidal neurons causes nonspecific network activation. Thus, entrainment of neonatal prefrontal networks in fast rhythms relies on the activation of layer II/III pyramidal neurons. This approach used here may be useful for further interrogation of developing circuits, and their behavioural readout.","archive_location":"WOS:000394458600001","container-title":"Nature Communications","DOI":"10.1038/ncomms14563","ISSN":"2041-1723","journalAbbreviation":"Nat Commun","language":"English","title":"Layer-specific optogenetic activation of pyramidal neurons causes beta-gamma entrainment of neonatal networks","URL":"://WOS:000394458600001","volume":"8","author":[{"family":"Bitzenhofer","given":"S. H."},{"family":"Ahlbeck","given":"J."},{"family":"Wolff","given":"A."},{"family":"Wiegert","given":"J. S."},{"family":"Gee","given":"C. E."},{"family":"Oertner","given":"T. G."},{"family":"Hanganu-Opatz","given":"I. L."}],"issued":{"date-parts":[["2017",2,20]]}}}],"schema":"https://github.com/citation-style-language/schema/raw/master/csl-citation.json"} </w:instrText>
      </w:r>
      <w:r w:rsidR="00230722" w:rsidRPr="00D36025">
        <w:fldChar w:fldCharType="separate"/>
      </w:r>
      <w:r w:rsidR="009A7EE7" w:rsidRPr="009A7EE7">
        <w:rPr>
          <w:vertAlign w:val="superscript"/>
        </w:rPr>
        <w:t>11,41,54</w:t>
      </w:r>
      <w:r w:rsidR="00230722" w:rsidRPr="00D36025">
        <w:fldChar w:fldCharType="end"/>
      </w:r>
      <w:r w:rsidR="00584F3D" w:rsidRPr="00D36025">
        <w:t xml:space="preserve">, </w:t>
      </w:r>
      <w:r w:rsidRPr="00D36025">
        <w:t xml:space="preserve"> </w:t>
      </w:r>
      <w:r w:rsidR="006339D2" w:rsidRPr="00D36025">
        <w:t xml:space="preserve">we applied a 3-second long “ramp-like” </w:t>
      </w:r>
      <w:r w:rsidR="006339D2">
        <w:t>optogenetic</w:t>
      </w:r>
      <w:r w:rsidR="006339D2" w:rsidRPr="00D36025">
        <w:t xml:space="preserve"> stimulation of increasing intensity</w:t>
      </w:r>
      <w:r w:rsidR="006339D2">
        <w:t xml:space="preserve">. This </w:t>
      </w:r>
      <w:r w:rsidR="006339D2" w:rsidRPr="00D36025">
        <w:t xml:space="preserve">stimulation pattern gradually </w:t>
      </w:r>
      <w:r w:rsidR="006339D2">
        <w:t xml:space="preserve">modulates the firing of the population of interest, </w:t>
      </w:r>
      <w:r w:rsidRPr="00D36025">
        <w:t>while leading to minimal LFP artefacts</w:t>
      </w:r>
      <w:r w:rsidR="00230722" w:rsidRPr="00D36025">
        <w:fldChar w:fldCharType="begin"/>
      </w:r>
      <w:r w:rsidR="009A7EE7">
        <w:instrText xml:space="preserve"> ADDIN ZOTERO_ITEM CSL_CITATION {"citationID":"oJppCnPp","properties":{"formattedCitation":"\\super 42,55\\nosupersub{}","plainCitation":"42,55","noteIndex":0},"citationItems":[{"id":1001,"uris":["http://zotero.org/groups/2749059/items/L3Z6EPBT"],"uri":["http://zotero.org/groups/2749059/items/L3Z6EPBT"],"itemData":{"id":1001,"type":"article-journal","abstract":"Disturbed neuronal activity in neuropsychiatric pathologies emerges during development and might cause multifold neuronal dysfunction by interfering with apoptosis, dendritic growth, and synapse formation. However, how altered electrical activity early in life affects neuronal function and behavior in adults is unknown. Here, we address this question by transiently increasing the coordinated activity of layer 2/3 pyramidal neurons in the medial prefrontal cortex of neonatal mice and monitoring long-term functional and behavioral consequences. We show that increased activity during early development causes premature maturation of pyramidal neurons and affects interneuronal density. Consequently, altered inhibitory feedback by fast-spiking interneurons and excitation/inhibition imbalance in prefrontal circuits of young adults result in weaker evoked synchronization of gamma frequency. These structural and functional changes ultimately lead to poorer mnemonic and social abilities. Thus, prefrontal activity during early development actively controls the cognitive performance of adults and might be critical for cognitive symptoms in neuropsychiatric diseases.","container-title":"Neuron","DOI":"10.1016/j.neuron.2021.02.011","ISSN":"1097-4199","journalAbbreviation":"Neuron","language":"eng","note":"PMID: 33675685","source":"PubMed","title":"A transient developmental increase in prefrontal activity alters network maturation and causes cognitive dysfunction in adult mice","author":[{"family":"Bitzenhofer","given":"Sebastian H."},{"family":"Pöpplau","given":"Jastyn A."},{"family":"Chini","given":"Mattia"},{"family":"Marquardt","given":"Annette"},{"family":"Hanganu-Opatz","given":"Ileana L."}],"issued":{"date-parts":[["2021",2,24]]}}},{"id":1003,"uris":["http://zotero.org/groups/2749059/items/GFCTBTRC"],"uri":["http://zotero.org/groups/2749059/items/GFCTBTRC"],"itemData":{"id":1003,"type":"article-journal","abstract":"Coordinated patterns of electrical activity are critical for the functional maturation of neuronal networks, yet their interrogation has proven difficult in the developing brain. Optogenetic manipulations strongly contributed to the mechanistic understanding of network activation in the adult brain, but difficulties to specifically and reliably express opsins at neonatal age hampered similar interrogation of developing circuits. Here, we introduce a protocol that enables to control the activity of specific neuronal populations by light, starting from early postnatal development. We show that brain area-, layer- and cell type-specific expression of opsins by in utero electroporation (IUE), as exemplified for the medial prefrontal cortex (PFC) and hippocampus (HP), permits the manipulation of neuronal activity in vitro and in vivo. Both individual and population responses to different patterns of light stimulation are monitored by extracellular multi-site recordings in the medial PFC of neonatal mice. The expression of opsins via IUE provides a flexible approach to disentangle the cellular mechanism underlying early rhythmic network activity, and to elucidate the role of early neuronal activity for brain maturation, as well as its contribution to neurodevelopmental disorders.","container-title":"Frontiers in Cellular Neuroscience","DOI":"10.3389/fncel.2017.00239","ISSN":"1662-5102","journalAbbreviation":"Front Cell Neurosci","language":"eng","note":"PMID: 28848399\nPMCID: PMC5554786","page":"239","source":"PubMed","title":"Methodological Approach for Optogenetic Manipulation of Neonatal Neuronal Networks","volume":"11","author":[{"family":"Bitzenhofer","given":"Sebastian H."},{"family":"Ahlbeck","given":"Joachim"},{"family":"Hanganu-Opatz","given":"Ileana L."}],"issued":{"date-parts":[["2017"]]}}}],"schema":"https://github.com/citation-style-language/schema/raw/master/csl-citation.json"} </w:instrText>
      </w:r>
      <w:r w:rsidR="00230722" w:rsidRPr="00D36025">
        <w:fldChar w:fldCharType="separate"/>
      </w:r>
      <w:r w:rsidR="009A7EE7" w:rsidRPr="009A7EE7">
        <w:rPr>
          <w:vertAlign w:val="superscript"/>
        </w:rPr>
        <w:t>42,55</w:t>
      </w:r>
      <w:r w:rsidR="00230722" w:rsidRPr="00D36025">
        <w:fldChar w:fldCharType="end"/>
      </w:r>
      <w:r w:rsidR="00AC7A88">
        <w:t xml:space="preserve"> </w:t>
      </w:r>
      <w:r w:rsidR="00584F3D" w:rsidRPr="00D36025">
        <w:t>(Figure 4A</w:t>
      </w:r>
      <w:r w:rsidR="008F64EC" w:rsidRPr="00D36025">
        <w:t>, Supp. Figure 4A</w:t>
      </w:r>
      <w:r w:rsidR="00584F3D" w:rsidRPr="00D36025">
        <w:t>)</w:t>
      </w:r>
      <w:r w:rsidR="00844FB7">
        <w:t xml:space="preserve">. </w:t>
      </w:r>
    </w:p>
    <w:p w14:paraId="0270F8B8" w14:textId="6145A01E" w:rsidR="00E10FB5" w:rsidRDefault="00844FB7" w:rsidP="00AC7A88">
      <w:pPr>
        <w:spacing w:after="120"/>
        <w:ind w:firstLine="720"/>
        <w:jc w:val="both"/>
      </w:pPr>
      <w:r>
        <w:t xml:space="preserve">While </w:t>
      </w:r>
      <w:r w:rsidR="00584F3D" w:rsidRPr="00D36025">
        <w:t xml:space="preserve"> </w:t>
      </w:r>
      <w:r>
        <w:t xml:space="preserve">the </w:t>
      </w:r>
      <w:r w:rsidR="008F64EC" w:rsidRPr="00D36025">
        <w:t xml:space="preserve">LFP power </w:t>
      </w:r>
      <w:r>
        <w:t xml:space="preserve">was only mildly </w:t>
      </w:r>
      <w:r w:rsidR="00CA0C7C">
        <w:t>affected</w:t>
      </w:r>
      <w:r>
        <w:t xml:space="preserve"> upon </w:t>
      </w:r>
      <w:r w:rsidR="00AC7A88">
        <w:t xml:space="preserve">IN </w:t>
      </w:r>
      <w:r>
        <w:t xml:space="preserve">stimulation </w:t>
      </w:r>
      <w:r w:rsidR="008F64EC" w:rsidRPr="00D36025">
        <w:t>(Supp. Figure 4B</w:t>
      </w:r>
      <w:r w:rsidR="00584F3D" w:rsidRPr="00D36025">
        <w:t>)</w:t>
      </w:r>
      <w:r>
        <w:t>, activation of</w:t>
      </w:r>
      <w:r w:rsidR="00584F3D" w:rsidRPr="00D36025">
        <w:t xml:space="preserve"> INs </w:t>
      </w:r>
      <w:r w:rsidR="008F64EC" w:rsidRPr="00D36025">
        <w:t>shifted</w:t>
      </w:r>
      <w:r w:rsidR="00584F3D" w:rsidRPr="00D36025">
        <w:t xml:space="preserve"> </w:t>
      </w:r>
      <w:r>
        <w:t xml:space="preserve">the </w:t>
      </w:r>
      <w:r w:rsidR="0051185A">
        <w:t>E-I ratio</w:t>
      </w:r>
      <w:r w:rsidR="00584F3D" w:rsidRPr="00D36025">
        <w:t xml:space="preserve"> towards inhibition</w:t>
      </w:r>
      <w:r>
        <w:t xml:space="preserve"> as reflected by the </w:t>
      </w:r>
      <w:r w:rsidR="00584F3D" w:rsidRPr="00D36025">
        <w:t xml:space="preserve"> </w:t>
      </w:r>
      <w:r w:rsidR="000417FC">
        <w:t>1/f</w:t>
      </w:r>
      <w:r w:rsidR="008F64EC" w:rsidRPr="00D36025">
        <w:t xml:space="preserve"> exponent increase</w:t>
      </w:r>
      <w:r>
        <w:t xml:space="preserve"> during stimulation when</w:t>
      </w:r>
      <w:r w:rsidR="008F64EC" w:rsidRPr="00D36025">
        <w:t xml:space="preserve"> compared to baseline</w:t>
      </w:r>
      <w:r w:rsidR="00584F3D" w:rsidRPr="00D36025">
        <w:t xml:space="preserve"> (</w:t>
      </w:r>
      <w:r w:rsidR="0075488E" w:rsidRPr="00D36025">
        <w:t xml:space="preserve">main </w:t>
      </w:r>
      <w:r w:rsidR="00584F3D" w:rsidRPr="00D36025">
        <w:t>IN stimulation</w:t>
      </w:r>
      <w:r w:rsidR="0075488E" w:rsidRPr="00D36025">
        <w:t xml:space="preserve"> </w:t>
      </w:r>
      <w:r w:rsidR="008F64EC" w:rsidRPr="00D36025">
        <w:t>effect</w:t>
      </w:r>
      <w:r w:rsidR="00AF42DE" w:rsidRPr="00D36025">
        <w:t xml:space="preserve">, </w:t>
      </w:r>
      <w:r w:rsidR="008F64EC" w:rsidRPr="00D36025">
        <w:t>p</w:t>
      </w:r>
      <w:r w:rsidR="00984827" w:rsidRPr="00D36025">
        <w:t>&lt;</w:t>
      </w:r>
      <w:r w:rsidR="008F64EC" w:rsidRPr="00D36025">
        <w:t>10</w:t>
      </w:r>
      <w:r w:rsidR="008F64EC" w:rsidRPr="00D36025">
        <w:rPr>
          <w:vertAlign w:val="superscript"/>
        </w:rPr>
        <w:t>-</w:t>
      </w:r>
      <w:r w:rsidR="00984827" w:rsidRPr="00D36025">
        <w:rPr>
          <w:vertAlign w:val="superscript"/>
        </w:rPr>
        <w:t>3</w:t>
      </w:r>
      <w:r w:rsidR="00370758" w:rsidRPr="00D36025">
        <w:t>, linear model)</w:t>
      </w:r>
      <w:r w:rsidR="00584F3D" w:rsidRPr="00D36025">
        <w:t xml:space="preserve"> (Figure 4</w:t>
      </w:r>
      <w:r w:rsidR="008F64EC" w:rsidRPr="00D36025">
        <w:t>B</w:t>
      </w:r>
      <w:r w:rsidR="00584F3D" w:rsidRPr="00D36025">
        <w:t xml:space="preserve">). In contrast to the </w:t>
      </w:r>
      <w:r>
        <w:t>minor</w:t>
      </w:r>
      <w:r w:rsidR="00584F3D" w:rsidRPr="00D36025">
        <w:t xml:space="preserve"> effects on LFP, IN activation led to conspicuous modulation of SUA activity.</w:t>
      </w:r>
      <w:r w:rsidR="00AC7A88">
        <w:t xml:space="preserve"> </w:t>
      </w:r>
      <w:r w:rsidR="004249A1">
        <w:t>Upon stimulus</w:t>
      </w:r>
      <w:r w:rsidR="00584F3D" w:rsidRPr="00D36025">
        <w:t>, a small number of neurons (putative INs) gradually increased their firing rate (Figure 4</w:t>
      </w:r>
      <w:r w:rsidR="008F64EC" w:rsidRPr="00D36025">
        <w:t>C</w:t>
      </w:r>
      <w:r w:rsidR="00584F3D" w:rsidRPr="00D36025">
        <w:t xml:space="preserve">). </w:t>
      </w:r>
      <w:r w:rsidR="004249A1">
        <w:t xml:space="preserve">The </w:t>
      </w:r>
      <w:r w:rsidR="008F64EC" w:rsidRPr="00D36025">
        <w:t xml:space="preserve">proportion of stimulated INs </w:t>
      </w:r>
      <w:r w:rsidR="004249A1">
        <w:t>was sim</w:t>
      </w:r>
      <w:r w:rsidR="00AC7A88">
        <w:t>i</w:t>
      </w:r>
      <w:r w:rsidR="004249A1">
        <w:t xml:space="preserve">lar </w:t>
      </w:r>
      <w:r w:rsidR="008F64EC" w:rsidRPr="00D36025">
        <w:t>among mouse lines (</w:t>
      </w:r>
      <w:r w:rsidR="0075488E" w:rsidRPr="00D36025">
        <w:t xml:space="preserve">main </w:t>
      </w:r>
      <w:r w:rsidR="008F64EC" w:rsidRPr="00D36025">
        <w:t>mouse line</w:t>
      </w:r>
      <w:r w:rsidR="0075488E" w:rsidRPr="00D36025">
        <w:t xml:space="preserve"> </w:t>
      </w:r>
      <w:r w:rsidR="008F64EC" w:rsidRPr="00D36025">
        <w:t>effect</w:t>
      </w:r>
      <w:r w:rsidR="003140C5" w:rsidRPr="00D36025">
        <w:t>,</w:t>
      </w:r>
      <w:r w:rsidR="008F64EC" w:rsidRPr="00D36025">
        <w:t xml:space="preserve"> p=0.14</w:t>
      </w:r>
      <w:r w:rsidR="00370758" w:rsidRPr="00D36025">
        <w:t>, generalized linear mixed-effect model</w:t>
      </w:r>
      <w:r w:rsidR="008F64EC" w:rsidRPr="00D36025">
        <w:t xml:space="preserve">) </w:t>
      </w:r>
      <w:r w:rsidR="00AC7A88">
        <w:t>and</w:t>
      </w:r>
      <w:r w:rsidR="008F64EC" w:rsidRPr="00D36025">
        <w:t xml:space="preserve"> across ages (</w:t>
      </w:r>
      <w:r w:rsidR="0075488E" w:rsidRPr="00D36025">
        <w:t xml:space="preserve">main </w:t>
      </w:r>
      <w:r w:rsidR="008F64EC" w:rsidRPr="00D36025">
        <w:t xml:space="preserve">age effect=0.14, 95% C.I. [-0.04; 0.34], </w:t>
      </w:r>
      <w:r w:rsidR="00CE05FA" w:rsidRPr="00D36025">
        <w:t>p=0.12</w:t>
      </w:r>
      <w:r w:rsidR="00370758" w:rsidRPr="00D36025">
        <w:t>, generalized linear mixed-effect model</w:t>
      </w:r>
      <w:r w:rsidR="00CE05FA" w:rsidRPr="00D36025">
        <w:t>) (</w:t>
      </w:r>
      <w:r w:rsidR="008F64EC" w:rsidRPr="00D36025">
        <w:t>Supp. Figure 4</w:t>
      </w:r>
      <w:r w:rsidR="00CE05FA" w:rsidRPr="00D36025">
        <w:t>C</w:t>
      </w:r>
      <w:r w:rsidR="008F64EC" w:rsidRPr="00D36025">
        <w:t xml:space="preserve">). </w:t>
      </w:r>
      <w:r w:rsidR="00584F3D" w:rsidRPr="00D36025">
        <w:t xml:space="preserve">This is in line with </w:t>
      </w:r>
      <w:r w:rsidR="004249A1">
        <w:t xml:space="preserve">the </w:t>
      </w:r>
      <w:r w:rsidR="00584F3D" w:rsidRPr="00D36025">
        <w:t>histological quantification of the number of virally</w:t>
      </w:r>
      <w:r w:rsidR="004249A1">
        <w:t>-</w:t>
      </w:r>
      <w:r w:rsidR="00584F3D" w:rsidRPr="00D36025">
        <w:t>transfected neurons</w:t>
      </w:r>
      <w:r w:rsidR="003140C5" w:rsidRPr="00D36025">
        <w:t xml:space="preserve"> that</w:t>
      </w:r>
      <w:r w:rsidR="00584F3D" w:rsidRPr="00D36025">
        <w:t xml:space="preserve"> </w:t>
      </w:r>
      <w:r w:rsidR="004249A1">
        <w:t xml:space="preserve">led to similar results for all </w:t>
      </w:r>
      <w:r w:rsidR="003140C5" w:rsidRPr="00D36025">
        <w:t>mouse lines (</w:t>
      </w:r>
      <w:r w:rsidR="0075488E" w:rsidRPr="00D36025">
        <w:t xml:space="preserve">main </w:t>
      </w:r>
      <w:r w:rsidR="003140C5" w:rsidRPr="00D36025">
        <w:t>mouse line effect, p=0.45</w:t>
      </w:r>
      <w:r w:rsidR="00370758" w:rsidRPr="00D36025">
        <w:t>, linear mixed-effect model</w:t>
      </w:r>
      <w:r w:rsidR="003140C5" w:rsidRPr="00D36025">
        <w:t xml:space="preserve">) </w:t>
      </w:r>
      <w:r w:rsidR="004249A1">
        <w:t>and developmental stages</w:t>
      </w:r>
      <w:r w:rsidR="00AC7A88">
        <w:t xml:space="preserve"> </w:t>
      </w:r>
      <w:r w:rsidR="00584F3D" w:rsidRPr="00D36025">
        <w:t>(</w:t>
      </w:r>
      <w:r w:rsidR="0075488E" w:rsidRPr="00D36025">
        <w:t xml:space="preserve">main </w:t>
      </w:r>
      <w:r w:rsidR="00584F3D" w:rsidRPr="00D36025">
        <w:t xml:space="preserve">age </w:t>
      </w:r>
      <w:r w:rsidR="003140C5" w:rsidRPr="00D36025">
        <w:t>effect</w:t>
      </w:r>
      <w:r w:rsidR="00584F3D" w:rsidRPr="00D36025">
        <w:t xml:space="preserve">=-1.35, 95% C.I. [-3.22; 0.51], </w:t>
      </w:r>
      <w:r w:rsidR="003140C5" w:rsidRPr="00D36025">
        <w:t>p=0.18</w:t>
      </w:r>
      <w:r w:rsidR="00370758" w:rsidRPr="00D36025">
        <w:t>, linear mixed-effect model</w:t>
      </w:r>
      <w:r w:rsidR="003140C5" w:rsidRPr="00D36025">
        <w:t>) (</w:t>
      </w:r>
      <w:r w:rsidR="00584F3D" w:rsidRPr="00D36025">
        <w:t>Supp. Figure 4</w:t>
      </w:r>
      <w:r w:rsidR="003140C5" w:rsidRPr="00D36025">
        <w:t>D</w:t>
      </w:r>
      <w:r w:rsidR="00584F3D" w:rsidRPr="00D36025">
        <w:t xml:space="preserve">). While putative INs increased their firing rate in response to optogenetic stimulation, a larger proportion of neurons (putative PYRs) significantly decreased their firing rate (Figure 4B). In line with our previous results that indicated increasing inhibition throughout </w:t>
      </w:r>
      <w:commentRangeStart w:id="22"/>
      <w:commentRangeStart w:id="23"/>
      <w:r w:rsidR="00584F3D" w:rsidRPr="00D36025">
        <w:t>development</w:t>
      </w:r>
      <w:commentRangeEnd w:id="22"/>
      <w:r w:rsidR="004249A1">
        <w:rPr>
          <w:rStyle w:val="CommentReference"/>
        </w:rPr>
        <w:commentReference w:id="22"/>
      </w:r>
      <w:commentRangeEnd w:id="23"/>
      <w:r w:rsidR="00AC7A88">
        <w:rPr>
          <w:rStyle w:val="CommentReference"/>
        </w:rPr>
        <w:commentReference w:id="23"/>
      </w:r>
      <w:r w:rsidR="00584F3D" w:rsidRPr="00D36025">
        <w:t xml:space="preserve">, the proportion of inhibited neurons </w:t>
      </w:r>
      <w:r w:rsidR="00E10FB5">
        <w:t xml:space="preserve">augmented </w:t>
      </w:r>
      <w:r w:rsidR="00584F3D" w:rsidRPr="00D36025">
        <w:t>with age (</w:t>
      </w:r>
      <w:r w:rsidR="00EF7704" w:rsidRPr="00D36025">
        <w:t xml:space="preserve">main </w:t>
      </w:r>
      <w:r w:rsidR="00584F3D" w:rsidRPr="00D36025">
        <w:t xml:space="preserve">age </w:t>
      </w:r>
      <w:r w:rsidR="003140C5" w:rsidRPr="00D36025">
        <w:t>effect</w:t>
      </w:r>
      <w:r w:rsidR="00584F3D" w:rsidRPr="00D36025">
        <w:t xml:space="preserve">=0.31, 95% C.I. [0.09; 0.55], </w:t>
      </w:r>
      <w:r w:rsidR="003140C5" w:rsidRPr="00D36025">
        <w:t>p=</w:t>
      </w:r>
      <w:r w:rsidR="00984827" w:rsidRPr="00D36025">
        <w:t>0.00</w:t>
      </w:r>
      <w:r w:rsidR="003140C5" w:rsidRPr="00D36025">
        <w:t>5</w:t>
      </w:r>
      <w:r w:rsidR="00370758" w:rsidRPr="00D36025">
        <w:t>, generalized linear mixed-effect model</w:t>
      </w:r>
      <w:r w:rsidR="003140C5" w:rsidRPr="00D36025">
        <w:t>) (Figure 4D</w:t>
      </w:r>
      <w:r w:rsidR="00584F3D" w:rsidRPr="00D36025">
        <w:t xml:space="preserve">). Regardless of age, after terminating the optogenetic stimulus, PYRs responded with a </w:t>
      </w:r>
      <w:r w:rsidR="00E10FB5">
        <w:t xml:space="preserve">prominent </w:t>
      </w:r>
      <w:r w:rsidR="00584F3D" w:rsidRPr="00D36025">
        <w:t xml:space="preserve">“rebound” increase in firing rate, </w:t>
      </w:r>
      <w:r w:rsidR="00E10FB5">
        <w:t xml:space="preserve">similar to </w:t>
      </w:r>
      <w:r w:rsidR="00CA0C7C">
        <w:t>what has been reported</w:t>
      </w:r>
      <w:r w:rsidR="00E10FB5">
        <w:t xml:space="preserve"> </w:t>
      </w:r>
      <w:r w:rsidR="00584F3D" w:rsidRPr="00D36025">
        <w:t>in the adult brain</w:t>
      </w:r>
      <w:r w:rsidR="00214FBC">
        <w:fldChar w:fldCharType="begin"/>
      </w:r>
      <w:r w:rsidR="009A7EE7">
        <w:instrText xml:space="preserve"> ADDIN ZOTERO_ITEM CSL_CITATION {"citationID":"zKo51IYu","properties":{"formattedCitation":"\\super 56,57\\nosupersub{}","plainCitation":"56,57","noteIndex":0},"citationItems":[{"id":1148,"uris":["http://zotero.org/groups/2782533/items/L9Z829DK"],"uri":["http://zotero.org/groups/2782533/items/L9Z829DK"],"itemData":{"id":1148,"type":"article-journal","abstract":"Identification and manipulation of different GABAergic interneuron classes in the behaving animal are important to understand their role in circuit dynamics and behavior. The combination of optogenetics and large-scale neuronal recordings allows specific interneuron populations to be identified and perturbed for circuit analysis in intact animals. A critical aspect of this approach is coupling electrophysiological recording with spatially and temporally precise light delivery. Focal multisite illumination of neuronal activators and silencers in predetermined temporal configurations or a closed loop manner opens the door to addressing many novel questions. Recent progress demonstrates the utility and power of this novel technique for interneuron research.","container-title":"Current opinion in neurobiology","DOI":"10.1016/j.conb.2013.12.013","ISSN":"0959-4388","journalAbbreviation":"Curr Opin Neurobiol","note":"PMID: 24440414\nPMCID: PMC4024355","page":"88-95","source":"PubMed Central","title":"In vivo optogenetic identification and manipulation of GABAergic interneuron subtypes","volume":"0","author":[{"family":"Roux","given":"Lisa"},{"family":"Stark","given":"Eran"},{"family":"Sjulson","given":"Lucas"},{"family":"Buzsáki","given":"György"}],"issued":{"date-parts":[["2014",6]]}}},{"id":1154,"uris":["http://zotero.org/groups/2782533/items/CZ3D862G"],"uri":["http://zotero.org/groups/2782533/items/CZ3D862G"],"itemData":{"id":1154,"type":"article-journal","abstract":"Parvalbumin (Pv)-positive inhibitory interneurons effectively control network excitability, and their optogenetic activation has been reported to block epileptic seizures. An intense activity in GABAergic interneurons, including Pv interneurons, before seizures has been described in different experimental models of epilepsy, raising the hypothesis that an increased GABAergic inhibitory signal may, under certain conditions, initiate seizures. It is therefore unclear whether the activity of Pv interneurons enhances or opposes epileptiform activities. Here we use a mouse cortical slice model of focal epilepsy in which the epileptogenic focus can be identified and the role of Pv interneurons in the generation and propagation of seizure-like ictal events is accurately analyzed by a combination of optogenetic, electrophysiological, and imaging techniques. We found that a selective activation of Pv interneurons at the focus failed to block ictal generation and induced postinhibitory rebound spiking in pyramidal neurons, enhancing neuronal synchrony and promoting ictal generation. In contrast, a selective activation of Pv interneurons distant from the focus blocked ictal propagation and shortened ictal duration at the focus. We revealed that the reduced ictal duration was a direct consequence of the ictal propagation block, probably by preventing newly generated afterdischarges to travel backwards to the original focus of ictal initiation. Similar results were obtained upon individual Pv interneuron activation by intracellular depolarizing current pulses. The functional dichotomy of Pv interneurons here described opens new perspectives to our understanding of how local inhibitory circuits govern generation and spread of focal epileptiform activities.","container-title":"The Journal of Neuroscience: The Official Journal of the Society for Neuroscience","DOI":"10.1523/JNEUROSCI.5117-14.2015","ISSN":"1529-2401","issue":"26","journalAbbreviation":"J Neurosci","language":"eng","note":"PMID: 26134638\nPMCID: PMC6605139","page":"9544-9557","source":"PubMed","title":"Parvalbumin-Positive Inhibitory Interneurons Oppose Propagation But Favor Generation of Focal Epileptiform Activity","volume":"35","author":[{"family":"Sessolo","given":"Michele"},{"family":"Marcon","given":"Iacopo"},{"family":"Bovetti","given":"Serena"},{"family":"Losi","given":"Gabriele"},{"family":"Cammarota","given":"Mario"},{"family":"Ratto","given":"Gian Michele"},{"family":"Fellin","given":"Tommaso"},{"family":"Carmignoto","given":"Giorgio"}],"issued":{"date-parts":[["2015",7,1]]}}}],"schema":"https://github.com/citation-style-language/schema/raw/master/csl-citation.json"} </w:instrText>
      </w:r>
      <w:r w:rsidR="00214FBC">
        <w:fldChar w:fldCharType="separate"/>
      </w:r>
      <w:r w:rsidR="009A7EE7" w:rsidRPr="009A7EE7">
        <w:rPr>
          <w:vertAlign w:val="superscript"/>
        </w:rPr>
        <w:t>56,57</w:t>
      </w:r>
      <w:r w:rsidR="00214FBC">
        <w:fldChar w:fldCharType="end"/>
      </w:r>
      <w:r w:rsidR="00584F3D" w:rsidRPr="00D36025">
        <w:t xml:space="preserve">. </w:t>
      </w:r>
    </w:p>
    <w:p w14:paraId="5303BFDC" w14:textId="16C0E08F" w:rsidR="007727E3" w:rsidRPr="00D36025" w:rsidRDefault="00584F3D" w:rsidP="00A032B8">
      <w:pPr>
        <w:ind w:firstLine="720"/>
        <w:jc w:val="both"/>
      </w:pPr>
      <w:r w:rsidRPr="00D36025">
        <w:t xml:space="preserve">To </w:t>
      </w:r>
      <w:r w:rsidR="00E10FB5">
        <w:t xml:space="preserve">dissect </w:t>
      </w:r>
      <w:r w:rsidRPr="00D36025">
        <w:t xml:space="preserve">the different principal “neuronal  trajectories” during and after </w:t>
      </w:r>
      <w:r w:rsidR="0051141D">
        <w:t xml:space="preserve">light </w:t>
      </w:r>
      <w:r w:rsidRPr="00D36025">
        <w:t>stimulation</w:t>
      </w:r>
      <w:r w:rsidR="00E10FB5">
        <w:t xml:space="preserve"> in relationship with age</w:t>
      </w:r>
      <w:r w:rsidRPr="00D36025">
        <w:t xml:space="preserve">, we performed </w:t>
      </w:r>
      <w:r w:rsidR="00A032B8">
        <w:t>principal component analysis (</w:t>
      </w:r>
      <w:r w:rsidRPr="00D36025">
        <w:t>PCA</w:t>
      </w:r>
      <w:r w:rsidR="00A032B8">
        <w:t>)</w:t>
      </w:r>
      <w:r w:rsidRPr="00D36025">
        <w:t xml:space="preserve"> on trial-averaged smoothed and normalized spike trains. The two principal components </w:t>
      </w:r>
      <w:r w:rsidR="0051141D">
        <w:t xml:space="preserve">that </w:t>
      </w:r>
      <w:r w:rsidRPr="00D36025">
        <w:t>captured the dynamics of putative PYRs (1</w:t>
      </w:r>
      <w:r w:rsidR="00E10FB5" w:rsidRPr="00A032B8">
        <w:rPr>
          <w:vertAlign w:val="superscript"/>
        </w:rPr>
        <w:t>st</w:t>
      </w:r>
      <w:r w:rsidRPr="00D36025">
        <w:t xml:space="preserve"> component) and inhibitory (2</w:t>
      </w:r>
      <w:r w:rsidR="00E10FB5" w:rsidRPr="00A032B8">
        <w:rPr>
          <w:vertAlign w:val="superscript"/>
        </w:rPr>
        <w:t>nd</w:t>
      </w:r>
      <w:r w:rsidRPr="00D36025">
        <w:t xml:space="preserve"> component) neurons</w:t>
      </w:r>
      <w:r w:rsidR="0051141D">
        <w:t xml:space="preserve">, </w:t>
      </w:r>
      <w:r w:rsidRPr="00D36025">
        <w:t xml:space="preserve">were </w:t>
      </w:r>
      <w:r w:rsidRPr="00D36025">
        <w:lastRenderedPageBreak/>
        <w:t>strikingly similar across age groups (Figure 4</w:t>
      </w:r>
      <w:r w:rsidR="003140C5" w:rsidRPr="00D36025">
        <w:t>E</w:t>
      </w:r>
      <w:r w:rsidRPr="00D36025">
        <w:t xml:space="preserve">). This indicates that, while the inhibition strength exerted by INs increases throughout development, </w:t>
      </w:r>
      <w:r w:rsidR="001C19F4">
        <w:t xml:space="preserve">the dynamics with which the </w:t>
      </w:r>
      <w:r w:rsidR="001C19F4" w:rsidRPr="00D36025">
        <w:t>PYR</w:t>
      </w:r>
      <w:r w:rsidR="001C19F4">
        <w:noBreakHyphen/>
      </w:r>
      <w:r w:rsidR="001C19F4" w:rsidRPr="00D36025">
        <w:t>IN network responds to IN activation</w:t>
      </w:r>
      <w:r w:rsidR="001C19F4" w:rsidRPr="00D36025">
        <w:t xml:space="preserve"> </w:t>
      </w:r>
      <w:r w:rsidR="001C19F4">
        <w:t>do not change across the first two postnatal weeks. These data provides support to the notion that, on a network level, GABA exerts an inhibitory effect already in the first postnatal week</w:t>
      </w:r>
      <w:r w:rsidR="001C19F4">
        <w:fldChar w:fldCharType="begin"/>
      </w:r>
      <w:r w:rsidR="001C19F4">
        <w:instrText xml:space="preserve"> ADDIN ZOTERO_ITEM CSL_CITATION {"citationID":"qflmqlt7","properties":{"formattedCitation":"\\super 58,59\\nosupersub{}","plainCitation":"58,59","noteIndex":0},"citationItems":[{"id":630,"uris":["http://zotero.org/groups/2749059/items/D29PMNU4"],"uri":["http://zotero.org/groups/2749059/items/D29PMNU4"],"itemData":{"id":630,"type":"article-journal","abstract":"A large body of evidence from in vitro studies suggests that GABA is depolarizing during early postnatal development. However, the mode of GABA action in the intact developing brain is unknown. Here we examine the in vivo effects of GABA in cells of the upper cortical plate using a combination of electrophysiological and Ca(2+)-imaging techniques. We report that at postnatal days (P) 3-4, GABA depolarizes the majority of immature neurons in the occipital cortex of anaesthetized mice. At the same time, GABA does not efficiently activate voltage-gated Ca(2+) channels and fails to induce action potential firing. Blocking GABA(A) receptors disinhibits spontaneous network activity, whereas allosteric activation of GABA(A) receptors has the opposite effect. In summary, our data provide evidence that in vivo GABA acts as a depolarizing neurotransmitter imposing an inhibitory control on network activity in the neonatal (P3-4) neocortex.","container-title":"Nature Communications","DOI":"10.1038/ncomms8750","ISSN":"2041-1723","journalAbbreviation":"Nat Commun","language":"eng","note":"PMID: 26177896","page":"7750","source":"PubMed","title":"GABA depolarizes immature neurons and inhibits network activity in the neonatal neocortex in vivo","volume":"6","author":[{"family":"Kirmse","given":"Knut"},{"family":"Kummer","given":"Michael"},{"family":"Kovalchuk","given":"Yury"},{"family":"Witte","given":"Otto W."},{"family":"Garaschuk","given":"Olga"},{"family":"Holthoff","given":"Knut"}],"issued":{"date-parts":[["2015",7,16]]}}},{"id":627,"uris":["http://zotero.org/groups/2749059/items/HDTVWBG3"],"uri":["http://zotero.org/groups/2749059/items/HDTVWBG3"],"itemData":{"id":627,"type":"article-journal","abstract":"During development, the brain’s “inhibitory” neurons act in a diverse manner, exciting hippocampus but inhibiting sensory cortex., GABAergic interneurons are proposed to be critical for early activity and synapse formation by directly exciting, rather than inhibiting, neurons in developing hippocampus and neocortex. However, the role of GABAergic neurons in the generation of neonatal network activity has not been tested in vivo, and recent studies have challenged the excitatory nature of early GABA. By locally manipulating interneuron activity in unanesthetized neonatal mice, we show that GABAergic neurons are excitatory in CA1 hippocampus at postnatal day 3 (P3) and are responsible for most of the spontaneous firing of pyramidal cells at that age. Hippocampal interneurons become inhibitory by P7, whereas visual cortex interneurons are already inhibitory by P3 and remain so throughout development. These regional and age-specific differences are the result of a change in chloride reversal potential, because direct activation of light-gated anion channels in glutamatergic neurons drives CA1 firing at P3, but silences it at P7 in CA1, and at all ages in visual cortex. This study in the intact brain reveals that GABAergic interneuron excitation is essential for network activity in neonatal hippocampus and confirms that visual cortical interneurons are inhibitory throughout early postnatal development.","container-title":"Science Advances","DOI":"10.1126/sciadv.aba1430","ISSN":"2375-2548","issue":"24","journalAbbreviation":"Sci Adv","note":"PMID: 32582852\nPMCID: PMC7292633","source":"PubMed Central","title":"GABAergic interneurons excite neonatal hippocampus in vivo","URL":"https://www.ncbi.nlm.nih.gov/pmc/articles/PMC7292633/","volume":"6","author":[{"family":"Murata","given":"Yasunobu"},{"family":"Colonnese","given":"Matthew T."}],"accessed":{"date-parts":[["2021",2,2]]},"issued":{"date-parts":[["2020",6,12]]}}}],"schema":"https://github.com/citation-style-language/schema/raw/master/csl-citation.json"} </w:instrText>
      </w:r>
      <w:r w:rsidR="001C19F4">
        <w:fldChar w:fldCharType="separate"/>
      </w:r>
      <w:r w:rsidR="001C19F4" w:rsidRPr="001C19F4">
        <w:rPr>
          <w:vertAlign w:val="superscript"/>
        </w:rPr>
        <w:t>58,59</w:t>
      </w:r>
      <w:r w:rsidR="001C19F4">
        <w:fldChar w:fldCharType="end"/>
      </w:r>
      <w:r w:rsidR="001C19F4">
        <w:t>.</w:t>
      </w:r>
    </w:p>
    <w:p w14:paraId="6935C4C0" w14:textId="1E9AF1A0" w:rsidR="00D970AA" w:rsidRPr="00D36025" w:rsidRDefault="00D970AA">
      <w:pPr>
        <w:jc w:val="both"/>
      </w:pPr>
    </w:p>
    <w:p w14:paraId="39344983" w14:textId="3640544B" w:rsidR="00D970AA" w:rsidRPr="00D36025" w:rsidRDefault="000417FC">
      <w:pPr>
        <w:jc w:val="both"/>
      </w:pPr>
      <w:r w:rsidRPr="000417FC">
        <w:rPr>
          <w:noProof/>
          <w:lang w:val="en-US"/>
        </w:rPr>
        <w:drawing>
          <wp:inline distT="0" distB="0" distL="0" distR="0" wp14:anchorId="69BF6C54" wp14:editId="1360E2F5">
            <wp:extent cx="5760720" cy="4362424"/>
            <wp:effectExtent l="0" t="0" r="0" b="0"/>
            <wp:docPr id="2" name="Picture 2" descr="E:\PFC micro\figures paper\cropped pngs\fig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FC micro\figures paper\cropped pngs\figure 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362424"/>
                    </a:xfrm>
                    <a:prstGeom prst="rect">
                      <a:avLst/>
                    </a:prstGeom>
                    <a:noFill/>
                    <a:ln>
                      <a:noFill/>
                    </a:ln>
                  </pic:spPr>
                </pic:pic>
              </a:graphicData>
            </a:graphic>
          </wp:inline>
        </w:drawing>
      </w:r>
    </w:p>
    <w:p w14:paraId="6D631287" w14:textId="77777777" w:rsidR="00D970AA" w:rsidRPr="00D36025" w:rsidRDefault="00D970AA">
      <w:pPr>
        <w:jc w:val="both"/>
      </w:pPr>
    </w:p>
    <w:p w14:paraId="4A3381AC" w14:textId="77777777" w:rsidR="006F6387" w:rsidRDefault="00584F3D" w:rsidP="00DF7B02">
      <w:pPr>
        <w:jc w:val="both"/>
        <w:rPr>
          <w:b/>
        </w:rPr>
      </w:pPr>
      <w:r w:rsidRPr="00D36025">
        <w:rPr>
          <w:b/>
        </w:rPr>
        <w:t xml:space="preserve">Figure 4. Optogenetic </w:t>
      </w:r>
      <w:r w:rsidR="00EB4AC6" w:rsidRPr="00D36025">
        <w:rPr>
          <w:b/>
        </w:rPr>
        <w:t>stimulation</w:t>
      </w:r>
      <w:r w:rsidRPr="00D36025">
        <w:rPr>
          <w:b/>
        </w:rPr>
        <w:t xml:space="preserve"> of IN activity </w:t>
      </w:r>
      <w:r w:rsidR="00EB4AC6" w:rsidRPr="00D36025">
        <w:rPr>
          <w:b/>
        </w:rPr>
        <w:t xml:space="preserve">leads to widespread inhibition </w:t>
      </w:r>
      <w:r w:rsidRPr="00D36025">
        <w:rPr>
          <w:b/>
        </w:rPr>
        <w:t xml:space="preserve">in the </w:t>
      </w:r>
      <w:r w:rsidR="00EB4AC6" w:rsidRPr="00D36025">
        <w:rPr>
          <w:b/>
        </w:rPr>
        <w:t xml:space="preserve">developing </w:t>
      </w:r>
      <w:r w:rsidRPr="00D36025">
        <w:rPr>
          <w:b/>
        </w:rPr>
        <w:t xml:space="preserve">mouse </w:t>
      </w:r>
      <w:r w:rsidR="00EB4AC6" w:rsidRPr="00D36025">
        <w:rPr>
          <w:b/>
        </w:rPr>
        <w:t>PFC</w:t>
      </w:r>
      <w:r w:rsidRPr="00D36025">
        <w:rPr>
          <w:b/>
        </w:rPr>
        <w:t>.</w:t>
      </w:r>
      <w:r w:rsidR="00DF7B02">
        <w:rPr>
          <w:b/>
        </w:rPr>
        <w:t xml:space="preserve"> </w:t>
      </w:r>
    </w:p>
    <w:p w14:paraId="064BE886" w14:textId="77777777" w:rsidR="006F6387" w:rsidRDefault="00DF7B02" w:rsidP="00DF7B02">
      <w:pPr>
        <w:jc w:val="both"/>
      </w:pPr>
      <w:r>
        <w:t>(</w:t>
      </w:r>
      <w:r w:rsidRPr="00AC7975">
        <w:rPr>
          <w:b/>
        </w:rPr>
        <w:t>A</w:t>
      </w:r>
      <w:r>
        <w:t xml:space="preserve">) Schematic representation of the </w:t>
      </w:r>
      <w:r w:rsidR="006F6387">
        <w:t xml:space="preserve">effects induced by optogenetic IN stimulation </w:t>
      </w:r>
      <w:r>
        <w:t>(left)</w:t>
      </w:r>
      <w:r w:rsidR="006F6387">
        <w:t>.</w:t>
      </w:r>
      <w:r>
        <w:t xml:space="preserve"> </w:t>
      </w:r>
      <w:r w:rsidR="006F6387">
        <w:t>R</w:t>
      </w:r>
      <w:r w:rsidRPr="00DF7B02">
        <w:t xml:space="preserve">epresentative </w:t>
      </w:r>
      <w:r>
        <w:t xml:space="preserve">LFP trace (4-100 Hz band-pass filter) </w:t>
      </w:r>
      <w:r w:rsidRPr="00DF7B02">
        <w:t>with a corresponding wavelet spectrum at an identical timescale</w:t>
      </w:r>
      <w:r>
        <w:t xml:space="preserve"> </w:t>
      </w:r>
      <w:r w:rsidRPr="00DF7B02">
        <w:t xml:space="preserve">during ramp light stimulation (473 nm, 3 s) of </w:t>
      </w:r>
      <w:r>
        <w:t>INs</w:t>
      </w:r>
      <w:r w:rsidRPr="00DF7B02">
        <w:t xml:space="preserve"> in the </w:t>
      </w:r>
      <w:proofErr w:type="spellStart"/>
      <w:r w:rsidRPr="00DF7B02">
        <w:t>mPFC</w:t>
      </w:r>
      <w:proofErr w:type="spellEnd"/>
      <w:r w:rsidRPr="00DF7B02">
        <w:t xml:space="preserve"> of a P10 mouse</w:t>
      </w:r>
      <w:r>
        <w:t xml:space="preserve">. </w:t>
      </w:r>
    </w:p>
    <w:p w14:paraId="5AF97EF7" w14:textId="77777777" w:rsidR="006F6387" w:rsidRDefault="00DF7B02" w:rsidP="00DF7B02">
      <w:pPr>
        <w:jc w:val="both"/>
      </w:pPr>
      <w:r>
        <w:t>(</w:t>
      </w:r>
      <w:r w:rsidRPr="00AC7975">
        <w:rPr>
          <w:b/>
        </w:rPr>
        <w:t>B</w:t>
      </w:r>
      <w:r>
        <w:t>) Scatter plot displaying the 1/f exponent during baseline and I</w:t>
      </w:r>
      <w:r w:rsidR="00DD7716">
        <w:t>N optogenetic stimulation</w:t>
      </w:r>
      <w:r w:rsidR="00BE0CF8">
        <w:t xml:space="preserve"> (</w:t>
      </w:r>
      <w:r w:rsidR="00BE0CF8" w:rsidRPr="00D36025">
        <w:t>n=19 mice)</w:t>
      </w:r>
      <w:r w:rsidR="00DD7716">
        <w:t xml:space="preserve">. </w:t>
      </w:r>
    </w:p>
    <w:p w14:paraId="13065D3F" w14:textId="77777777" w:rsidR="006F6387" w:rsidRDefault="00DD7716" w:rsidP="00DF7B02">
      <w:pPr>
        <w:jc w:val="both"/>
      </w:pPr>
      <w:r>
        <w:t>(</w:t>
      </w:r>
      <w:r w:rsidRPr="00AC7975">
        <w:rPr>
          <w:b/>
        </w:rPr>
        <w:t>C</w:t>
      </w:r>
      <w:r>
        <w:t xml:space="preserve">) </w:t>
      </w:r>
      <w:r w:rsidR="001C47AD">
        <w:t>Z</w:t>
      </w:r>
      <w:r>
        <w:t>-scored single unit firing rates in response to optogenetic stimulation of INs (left) and volcano plot displaying the modulation index of pre vs stim single unit firing rates (right) for P4-6 (top</w:t>
      </w:r>
      <w:r w:rsidR="00961DFA">
        <w:t>, n=268 units</w:t>
      </w:r>
      <w:r w:rsidR="00BE0CF8">
        <w:t xml:space="preserve"> and 5 mice</w:t>
      </w:r>
      <w:r>
        <w:t>), P7-9 (middle</w:t>
      </w:r>
      <w:r w:rsidR="00961DFA">
        <w:t>, n=480 units</w:t>
      </w:r>
      <w:r w:rsidR="00BE0CF8">
        <w:t xml:space="preserve"> and 7 mice</w:t>
      </w:r>
      <w:r>
        <w:t>) and P10-12 (bottom</w:t>
      </w:r>
      <w:r w:rsidR="00961DFA">
        <w:t>, n=475 units</w:t>
      </w:r>
      <w:r w:rsidR="00BE0CF8">
        <w:t xml:space="preserve"> and 7 mice</w:t>
      </w:r>
      <w:r>
        <w:t>) mice</w:t>
      </w:r>
      <w:r w:rsidR="00DF7B02">
        <w:t xml:space="preserve">. </w:t>
      </w:r>
    </w:p>
    <w:p w14:paraId="435912B3" w14:textId="4863E1EA" w:rsidR="006F6387" w:rsidRDefault="00DF7B02" w:rsidP="00DF7B02">
      <w:pPr>
        <w:jc w:val="both"/>
      </w:pPr>
      <w:r>
        <w:t>(</w:t>
      </w:r>
      <w:r w:rsidRPr="00AC7975">
        <w:rPr>
          <w:b/>
        </w:rPr>
        <w:t>D</w:t>
      </w:r>
      <w:r>
        <w:t xml:space="preserve">) </w:t>
      </w:r>
      <w:r w:rsidR="00DD7716">
        <w:t xml:space="preserve">Scatter </w:t>
      </w:r>
      <w:r>
        <w:t xml:space="preserve">plot displaying </w:t>
      </w:r>
      <w:r w:rsidR="00DD7716">
        <w:t>the percentage of inhibited units with respect to age</w:t>
      </w:r>
      <w:r w:rsidR="00357D88">
        <w:t xml:space="preserve"> (n=19 mice)</w:t>
      </w:r>
      <w:r>
        <w:t xml:space="preserve">. </w:t>
      </w:r>
    </w:p>
    <w:p w14:paraId="61117591" w14:textId="77777777" w:rsidR="006F6387" w:rsidRDefault="00DF7B02" w:rsidP="00DF7B02">
      <w:pPr>
        <w:jc w:val="both"/>
      </w:pPr>
      <w:r>
        <w:t>(</w:t>
      </w:r>
      <w:r w:rsidRPr="00AC7975">
        <w:rPr>
          <w:b/>
        </w:rPr>
        <w:t>E</w:t>
      </w:r>
      <w:r>
        <w:t xml:space="preserve">) </w:t>
      </w:r>
      <w:r w:rsidR="00DD7716">
        <w:t>1</w:t>
      </w:r>
      <w:r w:rsidR="00DD7716" w:rsidRPr="00DD7716">
        <w:rPr>
          <w:vertAlign w:val="superscript"/>
        </w:rPr>
        <w:t>st</w:t>
      </w:r>
      <w:r w:rsidR="00DD7716">
        <w:t xml:space="preserve"> (top) and 2</w:t>
      </w:r>
      <w:r w:rsidR="00DD7716" w:rsidRPr="00DD7716">
        <w:rPr>
          <w:vertAlign w:val="superscript"/>
        </w:rPr>
        <w:t>nd</w:t>
      </w:r>
      <w:r w:rsidR="00DD7716">
        <w:t xml:space="preserve"> (bottom) PCA component of trial-averaged spike trains in response to optogenetic stimulation of </w:t>
      </w:r>
      <w:proofErr w:type="spellStart"/>
      <w:r w:rsidR="00DD7716">
        <w:t>INs.</w:t>
      </w:r>
      <w:proofErr w:type="spellEnd"/>
      <w:r w:rsidR="00DD7716">
        <w:t xml:space="preserve"> Color codes for age</w:t>
      </w:r>
      <w:r w:rsidR="006F6387">
        <w:t xml:space="preserve"> group</w:t>
      </w:r>
      <w:r w:rsidR="00DD7716">
        <w:t xml:space="preserve">. </w:t>
      </w:r>
    </w:p>
    <w:p w14:paraId="6D37F81E" w14:textId="1B535CE2" w:rsidR="00DF7B02" w:rsidRPr="003F2CFD" w:rsidRDefault="001C47AD" w:rsidP="00DF7B02">
      <w:pPr>
        <w:jc w:val="both"/>
      </w:pPr>
      <w:r w:rsidRPr="003F2CFD">
        <w:t xml:space="preserve">In </w:t>
      </w:r>
      <w:r>
        <w:t xml:space="preserve">(D) the regression is presented as mean </w:t>
      </w:r>
      <w:r w:rsidR="00DF5CF1">
        <w:t>and</w:t>
      </w:r>
      <w:r>
        <w:t xml:space="preserve"> 95%</w:t>
      </w:r>
      <w:r w:rsidR="00DF5CF1">
        <w:t xml:space="preserve"> C.I</w:t>
      </w:r>
      <w:r>
        <w:t xml:space="preserve">. Asterisks in (B) and (D) indicate significant effect of IN activation and age, respectively. </w:t>
      </w:r>
      <w:r w:rsidR="000417FC">
        <w:t>** p &lt; 0.01</w:t>
      </w:r>
      <w:r w:rsidR="000417FC">
        <w:t xml:space="preserve">, </w:t>
      </w:r>
      <w:r>
        <w:t xml:space="preserve">*** p &lt; 0.001. </w:t>
      </w:r>
      <w:r w:rsidR="00DF7B02">
        <w:t>Linear model</w:t>
      </w:r>
      <w:r w:rsidR="00DD7716">
        <w:t xml:space="preserve"> (B) and </w:t>
      </w:r>
      <w:r w:rsidR="00DD7716" w:rsidRPr="00D36025">
        <w:t>generalized linear mixed-effect model</w:t>
      </w:r>
      <w:r w:rsidR="00DD7716">
        <w:t xml:space="preserve"> (D)</w:t>
      </w:r>
      <w:r w:rsidR="00DF7B02">
        <w:t>. For detailed statistical results, see S1 Table.</w:t>
      </w:r>
    </w:p>
    <w:p w14:paraId="51E43270" w14:textId="4FFCE28A" w:rsidR="007727E3" w:rsidRPr="00DF7B02" w:rsidRDefault="007727E3">
      <w:pPr>
        <w:jc w:val="both"/>
      </w:pPr>
    </w:p>
    <w:p w14:paraId="3A6FD285" w14:textId="7AA32FF2" w:rsidR="007727E3" w:rsidRPr="00D36025" w:rsidRDefault="007727E3">
      <w:pPr>
        <w:jc w:val="both"/>
      </w:pPr>
    </w:p>
    <w:p w14:paraId="089CAA37" w14:textId="67005339" w:rsidR="00296DB0" w:rsidRDefault="00584F3D" w:rsidP="00A032B8">
      <w:pPr>
        <w:ind w:firstLine="720"/>
        <w:jc w:val="both"/>
      </w:pPr>
      <w:r w:rsidRPr="00D36025">
        <w:t xml:space="preserve">To corroborate </w:t>
      </w:r>
      <w:r w:rsidR="0051141D">
        <w:t>these</w:t>
      </w:r>
      <w:r w:rsidRPr="00D36025">
        <w:t xml:space="preserve"> </w:t>
      </w:r>
      <w:r w:rsidR="0051141D">
        <w:t>results</w:t>
      </w:r>
      <w:r w:rsidRPr="00D36025">
        <w:t xml:space="preserve">, we carried out analogous experiments in mice expressing an inhibitory opsin in </w:t>
      </w:r>
      <w:r w:rsidR="00A032B8">
        <w:t xml:space="preserve">INs </w:t>
      </w:r>
      <w:r w:rsidR="00AF42DE" w:rsidRPr="00D36025">
        <w:t xml:space="preserve">(Figure 5A, Supp. Figure </w:t>
      </w:r>
      <w:r w:rsidR="00551ED2">
        <w:t>4</w:t>
      </w:r>
      <w:r w:rsidR="00AF42DE" w:rsidRPr="00D36025">
        <w:t>E)</w:t>
      </w:r>
      <w:r w:rsidRPr="00D36025">
        <w:t xml:space="preserve">. </w:t>
      </w:r>
      <w:r w:rsidR="00DF329C">
        <w:t>Optogenetic</w:t>
      </w:r>
      <w:r w:rsidR="003A7F18">
        <w:t xml:space="preserve"> i</w:t>
      </w:r>
      <w:r w:rsidRPr="00D36025">
        <w:t xml:space="preserve">nhibition </w:t>
      </w:r>
      <w:r w:rsidR="003A7F18">
        <w:t xml:space="preserve">of INs </w:t>
      </w:r>
      <w:r w:rsidRPr="00D36025">
        <w:t>led to conspicuous effects on LFP power</w:t>
      </w:r>
      <w:r w:rsidR="00DF329C">
        <w:t>,</w:t>
      </w:r>
      <w:r w:rsidR="003A7F18">
        <w:t xml:space="preserve"> with</w:t>
      </w:r>
      <w:r w:rsidR="00AF42DE" w:rsidRPr="00D36025">
        <w:t xml:space="preserve"> an increase </w:t>
      </w:r>
      <w:r w:rsidRPr="00D36025">
        <w:t xml:space="preserve">that was mostly limited </w:t>
      </w:r>
      <w:r w:rsidR="003A7F18">
        <w:t>to</w:t>
      </w:r>
      <w:r w:rsidRPr="00D36025">
        <w:t xml:space="preserve"> lower frequencies in</w:t>
      </w:r>
      <w:r w:rsidR="00A032B8">
        <w:t xml:space="preserve"> P2-P6 mice</w:t>
      </w:r>
      <w:r w:rsidRPr="00D36025">
        <w:t xml:space="preserve"> and </w:t>
      </w:r>
      <w:r w:rsidR="003A7F18">
        <w:t xml:space="preserve">covered a </w:t>
      </w:r>
      <w:r w:rsidRPr="00D36025">
        <w:t>broad</w:t>
      </w:r>
      <w:r w:rsidR="00A032B8">
        <w:t>er</w:t>
      </w:r>
      <w:r w:rsidRPr="00D36025">
        <w:t xml:space="preserve"> </w:t>
      </w:r>
      <w:r w:rsidR="003A7F18">
        <w:t xml:space="preserve">frequency spectrum </w:t>
      </w:r>
      <w:r w:rsidRPr="00D36025">
        <w:t xml:space="preserve">at older ages (Supp. Figure 4F). Further, inhibiting INs paradoxically tilted </w:t>
      </w:r>
      <w:r w:rsidR="0051185A">
        <w:t>E-I ratio</w:t>
      </w:r>
      <w:r w:rsidRPr="00D36025">
        <w:t xml:space="preserve"> towards inhibition </w:t>
      </w:r>
      <w:r w:rsidR="00AF42DE" w:rsidRPr="00D36025">
        <w:t xml:space="preserve">and induced an increase in the </w:t>
      </w:r>
      <w:r w:rsidRPr="00D36025">
        <w:t>PSD</w:t>
      </w:r>
      <w:r w:rsidR="00AF42DE" w:rsidRPr="00D36025">
        <w:t xml:space="preserve"> slope when compared to baseline (</w:t>
      </w:r>
      <w:r w:rsidR="00EF7704" w:rsidRPr="00D36025">
        <w:t xml:space="preserve">main </w:t>
      </w:r>
      <w:r w:rsidR="00AF42DE" w:rsidRPr="00D36025">
        <w:t>IN inhibition effect, p=0.017</w:t>
      </w:r>
      <w:r w:rsidR="00370758" w:rsidRPr="00D36025">
        <w:t>, linear model</w:t>
      </w:r>
      <w:r w:rsidR="00AF42DE" w:rsidRPr="00D36025">
        <w:t>)</w:t>
      </w:r>
      <w:r w:rsidRPr="00D36025">
        <w:t xml:space="preserve"> (Figure </w:t>
      </w:r>
      <w:r w:rsidR="00AF42DE" w:rsidRPr="00D36025">
        <w:t>5B</w:t>
      </w:r>
      <w:r w:rsidRPr="00D36025">
        <w:t>). Analogous paradoxical effects induced by IN inhibition have already been reported in the literature, and are attributed by rebound IN excitation</w:t>
      </w:r>
      <w:r w:rsidR="00230722" w:rsidRPr="00D36025">
        <w:fldChar w:fldCharType="begin"/>
      </w:r>
      <w:r w:rsidR="00D1268E">
        <w:instrText xml:space="preserve"> ADDIN ZOTERO_ITEM CSL_CITATION {"citationID":"qLisM08r","properties":{"formattedCitation":"\\super 13\\nosupersub{}","plainCitation":"13","noteIndex":0},"citationItems":[{"id":1059,"uris":["http://zotero.org/groups/2782533/items/FKMPT39Q"],"uri":["http://zotero.org/groups/2782533/items/FKMPT39Q"],"itemData":{"id":1059,"type":"article-journal","abstract":"Excitation is balanced by inhibition to cortical neurons across a wide range of conditions. To understand how this relationship is maintained, we broadly suppressed the activity of parvalbumin-expressing (PV+) inhibitory neurons and asked how this affected the balance of excitation and inhibition throughout auditory cortex. Activating archaerhodopsin in PV+ neurons effectively suppressed them in layer 4. However, the resulting increase in excitation outweighed Arch suppression and produced a net increase in PV+ activity in downstream layers. Consequently, suppressing PV+ neurons did not reduce inhibition to principal neurons (PNs) but instead resulted in a tightly coordinated increase in both excitation and inhibition. The increase in inhibition constrained the magnitude of PN spiking responses to the increase in excitation and produced nonlinear changes in spike tuning. Excitatory-inhibitory rebalancing is mediated by strong PN-PV+ connectivity within and between layers and is likely engaged during normal cortical operation to ensure balance in downstream neurons.","container-title":"Neuron","DOI":"10.1016/j.neuron.2018.01.045","ISSN":"1097-4199","issue":"6","journalAbbreviation":"Neuron","language":"eng","note":"PMID: 29503186\nPMCID: PMC5875716","page":"1341-1355.e6","source":"PubMed","title":"Rapid Rebalancing of Excitation and Inhibition by Cortical Circuitry","volume":"97","author":[{"family":"Moore","given":"Alexandra K."},{"family":"Weible","given":"Aldis P."},{"family":"Balmer","given":"Timothy S."},{"family":"Trussell","given":"Laurence O."},{"family":"Wehr","given":"Michael"}],"issued":{"date-parts":[["2018",3,21]]}}}],"schema":"https://github.com/citation-style-language/schema/raw/master/csl-citation.json"} </w:instrText>
      </w:r>
      <w:r w:rsidR="00230722" w:rsidRPr="00D36025">
        <w:fldChar w:fldCharType="separate"/>
      </w:r>
      <w:r w:rsidR="00D1268E" w:rsidRPr="00D1268E">
        <w:rPr>
          <w:vertAlign w:val="superscript"/>
        </w:rPr>
        <w:t>13</w:t>
      </w:r>
      <w:r w:rsidR="00230722" w:rsidRPr="00D36025">
        <w:fldChar w:fldCharType="end"/>
      </w:r>
      <w:r w:rsidRPr="00D36025">
        <w:t xml:space="preserve">. </w:t>
      </w:r>
      <w:r w:rsidR="008B128D">
        <w:t>In support of this hypothesis, the PSD slope computed on the 2</w:t>
      </w:r>
      <w:r w:rsidR="008B128D" w:rsidRPr="008B128D">
        <w:rPr>
          <w:vertAlign w:val="superscript"/>
        </w:rPr>
        <w:t>nd</w:t>
      </w:r>
      <w:r w:rsidR="008B128D">
        <w:t xml:space="preserve"> half of the stimulation showed a tendency </w:t>
      </w:r>
      <w:r w:rsidR="00DF329C">
        <w:t xml:space="preserve">towards increasing </w:t>
      </w:r>
      <w:r w:rsidR="008B128D">
        <w:t>that bordered statistical significance when compared to the PSD slope computed on the 1</w:t>
      </w:r>
      <w:r w:rsidR="008B128D" w:rsidRPr="008B128D">
        <w:rPr>
          <w:vertAlign w:val="superscript"/>
        </w:rPr>
        <w:t>st</w:t>
      </w:r>
      <w:r w:rsidR="008B128D">
        <w:t xml:space="preserve"> half of the stimulation (main condition effect, p=0.053, linear mixed-effect model) (Supp. Figure 4G).</w:t>
      </w:r>
    </w:p>
    <w:p w14:paraId="7B04A132" w14:textId="77777777" w:rsidR="000607B2" w:rsidRPr="00D36025" w:rsidRDefault="000607B2" w:rsidP="000607B2">
      <w:pPr>
        <w:jc w:val="both"/>
      </w:pPr>
    </w:p>
    <w:p w14:paraId="539C1A03" w14:textId="2DD08F6B" w:rsidR="00296DB0" w:rsidRPr="00D36025" w:rsidRDefault="00DF5CF1" w:rsidP="00296DB0">
      <w:pPr>
        <w:jc w:val="both"/>
      </w:pPr>
      <w:r w:rsidRPr="00DF5CF1">
        <w:rPr>
          <w:noProof/>
          <w:lang w:val="en-US"/>
        </w:rPr>
        <w:drawing>
          <wp:inline distT="0" distB="0" distL="0" distR="0" wp14:anchorId="4F55F499" wp14:editId="55266312">
            <wp:extent cx="5760720" cy="4046680"/>
            <wp:effectExtent l="0" t="0" r="0" b="0"/>
            <wp:docPr id="9" name="Picture 9" descr="E:\PFC micro\figures paper\cropped pngs\fig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FC micro\figures paper\cropped pngs\figure 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046680"/>
                    </a:xfrm>
                    <a:prstGeom prst="rect">
                      <a:avLst/>
                    </a:prstGeom>
                    <a:noFill/>
                    <a:ln>
                      <a:noFill/>
                    </a:ln>
                  </pic:spPr>
                </pic:pic>
              </a:graphicData>
            </a:graphic>
          </wp:inline>
        </w:drawing>
      </w:r>
    </w:p>
    <w:p w14:paraId="3F976D4D" w14:textId="77777777" w:rsidR="00EB4AC6" w:rsidRPr="00D36025" w:rsidRDefault="00EB4AC6" w:rsidP="00296DB0">
      <w:pPr>
        <w:jc w:val="both"/>
        <w:rPr>
          <w:b/>
        </w:rPr>
      </w:pPr>
    </w:p>
    <w:p w14:paraId="090CC458" w14:textId="77777777" w:rsidR="006F6387" w:rsidRDefault="00296DB0" w:rsidP="00296DB0">
      <w:pPr>
        <w:jc w:val="both"/>
        <w:rPr>
          <w:b/>
        </w:rPr>
      </w:pPr>
      <w:r w:rsidRPr="00D36025">
        <w:rPr>
          <w:b/>
        </w:rPr>
        <w:t>Figure 5.</w:t>
      </w:r>
      <w:r w:rsidR="00EB4AC6" w:rsidRPr="00D36025">
        <w:rPr>
          <w:b/>
        </w:rPr>
        <w:t xml:space="preserve"> Optogenetic inhibition of IN activity leads to widespread excitation in the developing mouse PFC</w:t>
      </w:r>
      <w:r w:rsidR="00F21FA7">
        <w:rPr>
          <w:b/>
        </w:rPr>
        <w:t xml:space="preserve">. </w:t>
      </w:r>
    </w:p>
    <w:p w14:paraId="62225026" w14:textId="77777777" w:rsidR="006F6387" w:rsidRDefault="00F21FA7" w:rsidP="00296DB0">
      <w:pPr>
        <w:jc w:val="both"/>
      </w:pPr>
      <w:r>
        <w:t>(</w:t>
      </w:r>
      <w:r w:rsidRPr="00AC7975">
        <w:rPr>
          <w:b/>
        </w:rPr>
        <w:t>A</w:t>
      </w:r>
      <w:r>
        <w:t xml:space="preserve">) </w:t>
      </w:r>
      <w:r w:rsidR="006F6387">
        <w:t>Schematic representation of the effects induced by optogenetic IN inhibition (left). R</w:t>
      </w:r>
      <w:r w:rsidR="006F6387" w:rsidRPr="00DF7B02">
        <w:t xml:space="preserve">epresentative </w:t>
      </w:r>
      <w:r w:rsidR="006F6387">
        <w:t xml:space="preserve">LFP trace </w:t>
      </w:r>
      <w:r>
        <w:t xml:space="preserve">(4-100 Hz band-pass filter) </w:t>
      </w:r>
      <w:r w:rsidRPr="00DF7B02">
        <w:t>with a corresponding wavelet spectrum at an identical timescale</w:t>
      </w:r>
      <w:r>
        <w:t xml:space="preserve"> </w:t>
      </w:r>
      <w:r w:rsidRPr="00DF7B02">
        <w:t>during ramp light stimulation (</w:t>
      </w:r>
      <w:r>
        <w:t>525</w:t>
      </w:r>
      <w:r w:rsidRPr="00DF7B02">
        <w:t xml:space="preserve"> nm, 3 s) of </w:t>
      </w:r>
      <w:r>
        <w:t>INs</w:t>
      </w:r>
      <w:r w:rsidRPr="00DF7B02">
        <w:t xml:space="preserve"> in the </w:t>
      </w:r>
      <w:proofErr w:type="spellStart"/>
      <w:r w:rsidRPr="00DF7B02">
        <w:t>mPFC</w:t>
      </w:r>
      <w:proofErr w:type="spellEnd"/>
      <w:r w:rsidRPr="00DF7B02">
        <w:t xml:space="preserve"> of a P10 mouse</w:t>
      </w:r>
      <w:r>
        <w:t xml:space="preserve">. </w:t>
      </w:r>
    </w:p>
    <w:p w14:paraId="38AD4E09" w14:textId="77777777" w:rsidR="006F6387" w:rsidRDefault="00F21FA7" w:rsidP="00296DB0">
      <w:pPr>
        <w:jc w:val="both"/>
      </w:pPr>
      <w:r>
        <w:t>(</w:t>
      </w:r>
      <w:r w:rsidRPr="00AC7975">
        <w:rPr>
          <w:b/>
        </w:rPr>
        <w:t>B</w:t>
      </w:r>
      <w:r>
        <w:t xml:space="preserve">) Scatter plot displaying the 1/f exponent during baseline and IN optogenetic inhibition. </w:t>
      </w:r>
    </w:p>
    <w:p w14:paraId="01D394B8" w14:textId="77777777" w:rsidR="006F6387" w:rsidRDefault="00F21FA7" w:rsidP="00296DB0">
      <w:pPr>
        <w:jc w:val="both"/>
      </w:pPr>
      <w:r>
        <w:t>(</w:t>
      </w:r>
      <w:r w:rsidRPr="00AC7975">
        <w:rPr>
          <w:b/>
        </w:rPr>
        <w:t>C</w:t>
      </w:r>
      <w:r>
        <w:t xml:space="preserve">) </w:t>
      </w:r>
      <w:r w:rsidR="001C47AD">
        <w:t>Z</w:t>
      </w:r>
      <w:r>
        <w:t>-scored single unit  firing rates in response to optogenetic stimulation of INs (left) and volcano plot displaying the modulation index of pre vs stim single unit firing rates (right) for P2-3 (top left, n=164 units</w:t>
      </w:r>
      <w:r w:rsidR="00357D88">
        <w:t xml:space="preserve"> and 5 mice</w:t>
      </w:r>
      <w:r>
        <w:t>), P4-6 (top right, n=286 units</w:t>
      </w:r>
      <w:r w:rsidR="00357D88">
        <w:t xml:space="preserve"> and 11 mice</w:t>
      </w:r>
      <w:r>
        <w:t>), P7-9 (bottom left, n=470 units</w:t>
      </w:r>
      <w:r w:rsidR="00357D88">
        <w:t xml:space="preserve"> and 13 mice</w:t>
      </w:r>
      <w:r>
        <w:t>) and P10-12 (bottom right, n=691 units</w:t>
      </w:r>
      <w:r w:rsidR="00357D88">
        <w:t xml:space="preserve"> and 11 mice</w:t>
      </w:r>
      <w:r>
        <w:t xml:space="preserve">) mice. </w:t>
      </w:r>
    </w:p>
    <w:p w14:paraId="3165F898" w14:textId="77777777" w:rsidR="006F6387" w:rsidRDefault="00F21FA7" w:rsidP="00296DB0">
      <w:pPr>
        <w:jc w:val="both"/>
      </w:pPr>
      <w:r>
        <w:t>(</w:t>
      </w:r>
      <w:r w:rsidRPr="00AC7975">
        <w:rPr>
          <w:b/>
        </w:rPr>
        <w:t>D</w:t>
      </w:r>
      <w:r>
        <w:t>) Scatter plot displaying the percentage of activated units with respect to age</w:t>
      </w:r>
      <w:r w:rsidR="00357D88">
        <w:t xml:space="preserve"> (n=40 mice)</w:t>
      </w:r>
      <w:r w:rsidR="006F6387">
        <w:t>.</w:t>
      </w:r>
    </w:p>
    <w:p w14:paraId="47B8A55D" w14:textId="77777777" w:rsidR="006F6387" w:rsidRDefault="00F21FA7" w:rsidP="00296DB0">
      <w:pPr>
        <w:jc w:val="both"/>
      </w:pPr>
      <w:r>
        <w:lastRenderedPageBreak/>
        <w:t>(</w:t>
      </w:r>
      <w:r w:rsidRPr="00AC7975">
        <w:rPr>
          <w:b/>
        </w:rPr>
        <w:t>E</w:t>
      </w:r>
      <w:r>
        <w:t>) 1</w:t>
      </w:r>
      <w:r w:rsidRPr="00DD7716">
        <w:rPr>
          <w:vertAlign w:val="superscript"/>
        </w:rPr>
        <w:t>st</w:t>
      </w:r>
      <w:r>
        <w:t xml:space="preserve"> (top) and 2</w:t>
      </w:r>
      <w:r w:rsidRPr="00DD7716">
        <w:rPr>
          <w:vertAlign w:val="superscript"/>
        </w:rPr>
        <w:t>nd</w:t>
      </w:r>
      <w:r>
        <w:t xml:space="preserve"> (bottom) PCA component of trial-averaged spike trains in response to optogenetic inhibition of </w:t>
      </w:r>
      <w:proofErr w:type="spellStart"/>
      <w:r>
        <w:t>INs.</w:t>
      </w:r>
      <w:proofErr w:type="spellEnd"/>
      <w:r>
        <w:t xml:space="preserve"> Color codes for age. </w:t>
      </w:r>
    </w:p>
    <w:p w14:paraId="269EC5F9" w14:textId="6D43FA2F" w:rsidR="00296DB0" w:rsidRPr="00F21FA7" w:rsidRDefault="001C47AD" w:rsidP="00296DB0">
      <w:pPr>
        <w:jc w:val="both"/>
      </w:pPr>
      <w:r w:rsidRPr="003F2CFD">
        <w:t xml:space="preserve">In </w:t>
      </w:r>
      <w:r>
        <w:t xml:space="preserve">(D) the regression is presented as mean </w:t>
      </w:r>
      <w:r w:rsidR="00DF5CF1">
        <w:t>and</w:t>
      </w:r>
      <w:r>
        <w:t xml:space="preserve"> 95%</w:t>
      </w:r>
      <w:r w:rsidR="00DF5CF1">
        <w:t xml:space="preserve"> C.I</w:t>
      </w:r>
      <w:r>
        <w:t xml:space="preserve">. Asterisks in (B) and (D) indicate significant effect of IN inhibition and age, respectively. </w:t>
      </w:r>
      <w:r w:rsidR="006F6387">
        <w:t xml:space="preserve">* p &lt; 0.05, </w:t>
      </w:r>
      <w:r w:rsidR="00F21FA7">
        <w:t xml:space="preserve">*** p &lt; 0.001. Linear model (B) and </w:t>
      </w:r>
      <w:r w:rsidR="00F21FA7" w:rsidRPr="00D36025">
        <w:t>generalized linear mixed-effect model</w:t>
      </w:r>
      <w:r w:rsidR="00F21FA7">
        <w:t xml:space="preserve"> (D). For detailed statistical results, see S1 Table.</w:t>
      </w:r>
    </w:p>
    <w:p w14:paraId="5F807A84" w14:textId="77777777" w:rsidR="00296DB0" w:rsidRPr="00D36025" w:rsidRDefault="00296DB0">
      <w:pPr>
        <w:jc w:val="both"/>
      </w:pPr>
    </w:p>
    <w:p w14:paraId="7B3FA834" w14:textId="398DD2F5" w:rsidR="00D63474" w:rsidRPr="00D36025" w:rsidRDefault="00584F3D" w:rsidP="00D63474">
      <w:pPr>
        <w:ind w:firstLine="720"/>
        <w:jc w:val="both"/>
      </w:pPr>
      <w:r w:rsidRPr="00D36025">
        <w:t xml:space="preserve">Conforming with this interpretation, </w:t>
      </w:r>
      <w:r w:rsidR="003A7F18">
        <w:t xml:space="preserve">light-induced </w:t>
      </w:r>
      <w:r w:rsidRPr="00D36025">
        <w:t xml:space="preserve">IN </w:t>
      </w:r>
      <w:r w:rsidR="003A7F18">
        <w:t xml:space="preserve">silencing </w:t>
      </w:r>
      <w:r w:rsidRPr="00D36025">
        <w:t xml:space="preserve">resulted in </w:t>
      </w:r>
      <w:r w:rsidR="003A7F18">
        <w:t xml:space="preserve">a </w:t>
      </w:r>
      <w:r w:rsidRPr="00D36025">
        <w:t xml:space="preserve">widespread progressive increase of firing, with </w:t>
      </w:r>
      <w:r w:rsidR="003A7F18">
        <w:t xml:space="preserve">very few </w:t>
      </w:r>
      <w:r w:rsidRPr="00D36025">
        <w:t xml:space="preserve">inhibited neurons (12/1611 neurons*trials) (Figure </w:t>
      </w:r>
      <w:r w:rsidR="00AF42DE" w:rsidRPr="00D36025">
        <w:t>5C</w:t>
      </w:r>
      <w:r w:rsidRPr="00D36025">
        <w:t xml:space="preserve">). Independent of age group, the increased firing abruptly returned to baseline levels </w:t>
      </w:r>
      <w:r w:rsidR="00A079FB">
        <w:t xml:space="preserve">upon terminating the optogenetic </w:t>
      </w:r>
      <w:r w:rsidRPr="00D36025">
        <w:t xml:space="preserve">stimulus (Figure </w:t>
      </w:r>
      <w:r w:rsidR="00AF42DE" w:rsidRPr="00D36025">
        <w:t>5C</w:t>
      </w:r>
      <w:r w:rsidRPr="00D36025">
        <w:t xml:space="preserve">). </w:t>
      </w:r>
      <w:r w:rsidR="0009354A">
        <w:t xml:space="preserve">The </w:t>
      </w:r>
      <w:r w:rsidRPr="00D36025">
        <w:t xml:space="preserve">proportion of neurons </w:t>
      </w:r>
      <w:r w:rsidR="0009354A">
        <w:t xml:space="preserve">responding with </w:t>
      </w:r>
      <w:r w:rsidR="00A079FB">
        <w:t xml:space="preserve">an increase in </w:t>
      </w:r>
      <w:r w:rsidRPr="00D36025">
        <w:t xml:space="preserve">during IN inhibition </w:t>
      </w:r>
      <w:r w:rsidR="0009354A">
        <w:t xml:space="preserve">augmented </w:t>
      </w:r>
      <w:r w:rsidRPr="00D36025">
        <w:t>with age (</w:t>
      </w:r>
      <w:r w:rsidR="00EF7704" w:rsidRPr="00D36025">
        <w:t xml:space="preserve">main </w:t>
      </w:r>
      <w:r w:rsidRPr="00D36025">
        <w:t xml:space="preserve">age </w:t>
      </w:r>
      <w:r w:rsidR="00AF42DE" w:rsidRPr="00D36025">
        <w:t>effec</w:t>
      </w:r>
      <w:r w:rsidRPr="00D36025">
        <w:t xml:space="preserve">t=0.54, 95% C.I. [0.37; 0.74], </w:t>
      </w:r>
      <w:r w:rsidR="00AF42DE" w:rsidRPr="00D36025">
        <w:t>p</w:t>
      </w:r>
      <w:r w:rsidR="00984827" w:rsidRPr="00D36025">
        <w:t>&lt;</w:t>
      </w:r>
      <w:r w:rsidR="00AF42DE" w:rsidRPr="00D36025">
        <w:t>10</w:t>
      </w:r>
      <w:r w:rsidR="00AF42DE" w:rsidRPr="00D36025">
        <w:rPr>
          <w:vertAlign w:val="superscript"/>
        </w:rPr>
        <w:t>-</w:t>
      </w:r>
      <w:r w:rsidR="00984827" w:rsidRPr="00D36025">
        <w:rPr>
          <w:vertAlign w:val="superscript"/>
        </w:rPr>
        <w:t>8</w:t>
      </w:r>
      <w:r w:rsidR="00370758" w:rsidRPr="00D36025">
        <w:t>, generalized linear model)</w:t>
      </w:r>
      <w:r w:rsidR="00AF42DE" w:rsidRPr="00D36025">
        <w:t xml:space="preserve"> (</w:t>
      </w:r>
      <w:r w:rsidRPr="00D36025">
        <w:t xml:space="preserve">Figure </w:t>
      </w:r>
      <w:r w:rsidR="00AF42DE" w:rsidRPr="00D36025">
        <w:t>5D</w:t>
      </w:r>
      <w:r w:rsidRPr="00D36025">
        <w:t xml:space="preserve">). To qualitatively compare “neuronal trajectories”, we </w:t>
      </w:r>
      <w:r w:rsidR="0009354A">
        <w:t xml:space="preserve">performed </w:t>
      </w:r>
      <w:r w:rsidRPr="00D36025">
        <w:t xml:space="preserve">trial-averaged PCA. </w:t>
      </w:r>
      <w:r w:rsidR="0009354A">
        <w:t>The 1</w:t>
      </w:r>
      <w:r w:rsidR="0009354A" w:rsidRPr="00A079FB">
        <w:rPr>
          <w:vertAlign w:val="superscript"/>
        </w:rPr>
        <w:t>st</w:t>
      </w:r>
      <w:r w:rsidR="0009354A">
        <w:t xml:space="preserve"> </w:t>
      </w:r>
      <w:r w:rsidRPr="00D36025">
        <w:t xml:space="preserve">component </w:t>
      </w:r>
      <w:r w:rsidR="0009354A">
        <w:t xml:space="preserve">that </w:t>
      </w:r>
      <w:r w:rsidRPr="00D36025">
        <w:t xml:space="preserve">captured the activity of putative PYRs responded to the light stimulus with a monotonic rise of firing rate, that quickly dropped as soon as the stimulus stopped (Figure </w:t>
      </w:r>
      <w:r w:rsidR="00AF42DE" w:rsidRPr="00D36025">
        <w:t>5E</w:t>
      </w:r>
      <w:r w:rsidRPr="00D36025">
        <w:t>). On the contrary, and in line with previous experimental</w:t>
      </w:r>
      <w:r w:rsidR="00230722" w:rsidRPr="00D36025">
        <w:fldChar w:fldCharType="begin"/>
      </w:r>
      <w:r w:rsidR="001C19F4">
        <w:instrText xml:space="preserve"> ADDIN ZOTERO_ITEM CSL_CITATION {"citationID":"SCA4Pn3E","properties":{"formattedCitation":"\\super 13,60,61\\nosupersub{}","plainCitation":"13,60,61","noteIndex":0},"citationItems":[{"id":1059,"uris":["http://zotero.org/groups/2782533/items/FKMPT39Q"],"uri":["http://zotero.org/groups/2782533/items/FKMPT39Q"],"itemData":{"id":1059,"type":"article-journal","abstract":"Excitation is balanced by inhibition to cortical neurons across a wide range of conditions. To understand how this relationship is maintained, we broadly suppressed the activity of parvalbumin-expressing (PV+) inhibitory neurons and asked how this affected the balance of excitation and inhibition throughout auditory cortex. Activating archaerhodopsin in PV+ neurons effectively suppressed them in layer 4. However, the resulting increase in excitation outweighed Arch suppression and produced a net increase in PV+ activity in downstream layers. Consequently, suppressing PV+ neurons did not reduce inhibition to principal neurons (PNs) but instead resulted in a tightly coordinated increase in both excitation and inhibition. The increase in inhibition constrained the magnitude of PN spiking responses to the increase in excitation and produced nonlinear changes in spike tuning. Excitatory-inhibitory rebalancing is mediated by strong PN-PV+ connectivity within and between layers and is likely engaged during normal cortical operation to ensure balance in downstream neurons.","container-title":"Neuron","DOI":"10.1016/j.neuron.2018.01.045","ISSN":"1097-4199","issue":"6","journalAbbreviation":"Neuron","language":"eng","note":"PMID: 29503186\nPMCID: PMC5875716","page":"1341-1355.e6","source":"PubMed","title":"Rapid Rebalancing of Excitation and Inhibition by Cortical Circuitry","volume":"97","author":[{"family":"Moore","given":"Alexandra K."},{"family":"Weible","given":"Aldis P."},{"family":"Balmer","given":"Timothy S."},{"family":"Trussell","given":"Laurence O."},{"family":"Wehr","given":"Michael"}],"issued":{"date-parts":[["2018",3,21]]}}},{"id":1157,"uris":["http://zotero.org/groups/2782533/items/K6PRATVG"],"uri":["http://zotero.org/groups/2782533/items/K6PRATVG"],"itemData":{"id":1157,"type":"article-journal","abstract":"The neocortex, hippocampus, and several other brain regions contain populations of excitatory principal cells with recurrent connections and strong interactions with local inhibitory interneurons. To improve our understanding of the interactions among these cell types, we modeled the dynamic behavior of this type of network, including external inputs. A surprising finding was that increasing the direct external inhibitory input to the inhibitory interneurons, without directly affecting any other part of the network, can, in some circumstances, cause the interneurons to increase their firing rates. The main prerequisite for this paradoxical response to external input is that the recurrent connections among the excitatory cells are strong enough to make the excitatory network unstable when feedback inhibition is removed. Because this requirement is met in the neocortex and several regions of the hippocampus, these observations have important implications for understanding the responses of interneurons to a variety of pharmacological and electrical manipulations. The analysis can be extended to a scenario with periodically varying external input, where it predicts a systematic relationship between the phase shift and depth of modulation for each interneuron. This prediction was tested by recording from interneurons in the CA1 region of the rat hippocampus in vivo, and the results broadly confirmed the model. These findings have further implications for the function of inhibitory and neuromodulatory circuits, which can be tested experimentally.","container-title":"The Journal of Neuroscience: The Official Journal of the Society for Neuroscience","ISSN":"0270-6474","issue":"11","journalAbbreviation":"J Neurosci","language":"eng","note":"PMID: 9151754\nPMCID: PMC6573545","page":"4382-4388","source":"PubMed","title":"Paradoxical effects of external modulation of inhibitory interneurons","volume":"17","author":[{"family":"Tsodyks","given":"M. V."},{"family":"Skaggs","given":"W. E."},{"family":"Sejnowski","given":"T. J."},{"family":"McNaughton","given":"B. L."}],"issued":{"date-parts":[["1997",6,1]]}}},{"id":1159,"uris":["http://zotero.org/groups/2782533/items/8YUZHDVB"],"uri":["http://zotero.org/groups/2782533/items/8YUZHDVB"],"itemData":{"id":1159,"type":"article-journal","abstract":"Perturbation of neuronal activity is key to understanding the brain's functional properties, however, intervention studies typically perturb neurons in a nonspecific manner. Recent optogenetics techniques have enabled patterned perturbations, in which specific patterns of activity can be invoked in identified target neurons to reveal more specific cortical function. Here, we argue that patterned perturbation of neurons is in fact necessary to reveal the specific dynamics of inhibitory stabilization, emerging in cortical networks with strong excitatory and inhibitory functional subnetworks, as recently reported in mouse visual cortex. We propose a specific perturbative signature of these networks and investigate how this can be measured under different experimental conditions. Functionally, rapid spontaneous transitions between selective ensembles of neurons emerge in such networks, consistent with experimental results. Our study outlines the dynamical and functional properties of feature-specific inhibitory-stabilized networks, and suggests experimental protocols that can be used to detect them in the intact cortex.","container-title":"eLife","DOI":"10.7554/eLife.52757","ISSN":"2050-084X","journalAbbreviation":"Elife","language":"eng","note":"PMID: 32073400\nPMCID: PMC7180056","source":"PubMed","title":"Patterned perturbation of inhibition can reveal the dynamical structure of neural processing","volume":"9","author":[{"family":"Sadeh","given":"Sadra"},{"family":"Clopath","given":"Claudia"}],"issued":{"date-parts":[["2020",2,19]]}}}],"schema":"https://github.com/citation-style-language/schema/raw/master/csl-citation.json"} </w:instrText>
      </w:r>
      <w:r w:rsidR="00230722" w:rsidRPr="00D36025">
        <w:fldChar w:fldCharType="separate"/>
      </w:r>
      <w:r w:rsidR="001C19F4" w:rsidRPr="001C19F4">
        <w:rPr>
          <w:vertAlign w:val="superscript"/>
        </w:rPr>
        <w:t>13,60,61</w:t>
      </w:r>
      <w:r w:rsidR="00230722" w:rsidRPr="00D36025">
        <w:fldChar w:fldCharType="end"/>
      </w:r>
      <w:r w:rsidRPr="00D36025">
        <w:t xml:space="preserve"> and theoretical work</w:t>
      </w:r>
      <w:r w:rsidR="00CA7B70">
        <w:fldChar w:fldCharType="begin"/>
      </w:r>
      <w:r w:rsidR="001C19F4">
        <w:instrText xml:space="preserve"> ADDIN ZOTERO_ITEM CSL_CITATION {"citationID":"GjslHQuY","properties":{"formattedCitation":"\\super 62,63\\nosupersub{}","plainCitation":"62,63","noteIndex":0},"citationItems":[{"id":1162,"uris":["http://zotero.org/groups/2782533/items/EHYXRHJQ"],"uri":["http://zotero.org/groups/2782533/items/EHYXRHJQ"],"itemData":{"id":1162,"type":"article-journal","abstract":"Lateral inhibition is a fundamental circuit operation that sharpens the tuning properties of cortical neurons. This operation is classically attributed to an increase in GABAergic synaptic input triggered by non-preferred stimuli. Here we use in vivo whole-cell recording and two-photon Ca2+ imaging in awake mice to show that lateral inhibition shapes frequency tuning in primary auditory cortex via an unconventional mechanism: non-preferred tones suppress both excitatory and inhibitory synaptic inputs onto layer 2/3 cells (\"network suppression\"). Moreover, optogenetic inactivation of inhibitory interneurons elicits a paradoxical increase in inhibitory synaptic input. These results indicate that GABAergic interneurons regulate cortical activity indirectly via the suppression of recurrent excitation. Furthermore, the network suppression underlying lateral inhibition was blocked by inactivation of somatostatin-expressing interneurons (SOM cells), but not parvalbumin-expressing interneurons (PV cells). Together, these findings reveal that SOM cells govern lateral inhibition and control cortical frequency tuning through the regulation of reverberating recurrent circuits.","container-title":"Neuron","DOI":"10.1016/j.neuron.2017.06.019","ISSN":"1097-4199","issue":"2","journalAbbreviation":"Neuron","language":"eng","note":"PMID: 28689982\nPMCID: PMC5705232","page":"412-423.e4","source":"PubMed","title":"Network-Level Control of Frequency Tuning in Auditory Cortex","volume":"95","author":[{"family":"Kato","given":"Hiroyuki K."},{"family":"Asinof","given":"Samuel K."},{"family":"Isaacson","given":"Jeffry S."}],"issued":{"date-parts":[["2017",7,19]]}}},{"id":1165,"uris":["http://zotero.org/groups/2782533/items/7J9V6487"],"uri":["http://zotero.org/groups/2782533/items/7J9V6487"],"itemData":{"id":1165,"type":"article-journal","abstract":"Many cortical network models use recurrent coupling strong enough to require inhibition for stabilization. Yet it has been experimentally unclear whether inhibition-stabilized network (ISN) models describe cortical function well across areas and states. Here, we test several ISN predictions, including the counterintuitive (paradoxical) suppression of inhibitory firing in response to optogenetic inhibitory stimulation. We find clear evidence for ISN operation in mouse visual, somatosensory, and motor cortex. Simple two-population ISN models describe the data well and let us quantify coupling strength. Although some models predict a non-ISN to ISN transition with increasingly strong sensory stimuli, we find ISN effects without sensory stimulation and even during light anesthesia. Additionally, average paradoxical effects result only with transgenic, not viral, opsin expression in parvalbumin (PV)-positive neurons; theory and expression data show this is consistent with ISN operation. Taken together, these results show strong coupling and inhibition stabilization are common features of the cortex.","container-title":"eLife","DOI":"10.7554/eLife.54875","ISSN":"2050-084X","journalAbbreviation":"Elife","language":"eng","note":"PMID: 32598278\nPMCID: PMC7324160","source":"PubMed","title":"Inhibition stabilization is a widespread property of cortical networks","volume":"9","author":[{"family":"Sanzeni","given":"Alessandro"},{"family":"Akitake","given":"Bradley"},{"family":"Goldbach","given":"Hannah C."},{"family":"Leedy","given":"Caitlin E."},{"family":"Brunel","given":"Nicolas"},{"family":"Histed","given":"Mark H."}],"issued":{"date-parts":[["2020",6,29]]}}}],"schema":"https://github.com/citation-style-language/schema/raw/master/csl-citation.json"} </w:instrText>
      </w:r>
      <w:r w:rsidR="00CA7B70">
        <w:fldChar w:fldCharType="separate"/>
      </w:r>
      <w:r w:rsidR="001C19F4" w:rsidRPr="001C19F4">
        <w:rPr>
          <w:vertAlign w:val="superscript"/>
        </w:rPr>
        <w:t>62,63</w:t>
      </w:r>
      <w:r w:rsidR="00CA7B70">
        <w:fldChar w:fldCharType="end"/>
      </w:r>
      <w:r w:rsidR="007B3D7D">
        <w:t xml:space="preserve"> in the adult brain</w:t>
      </w:r>
      <w:r w:rsidRPr="00D36025">
        <w:t xml:space="preserve">, putative INs (the trajectory captured by the </w:t>
      </w:r>
      <w:r w:rsidR="0009354A">
        <w:t>2</w:t>
      </w:r>
      <w:r w:rsidR="0009354A" w:rsidRPr="00A079FB">
        <w:rPr>
          <w:vertAlign w:val="superscript"/>
        </w:rPr>
        <w:t>nd</w:t>
      </w:r>
      <w:r w:rsidR="0009354A">
        <w:t xml:space="preserve"> </w:t>
      </w:r>
      <w:r w:rsidRPr="00D36025">
        <w:t xml:space="preserve">component), had a biphasic response. They were initially inhibited but, halfway through the optogenetic stimulation, displayed a steep increase in firing rate, that </w:t>
      </w:r>
      <w:r w:rsidR="0009354A">
        <w:t xml:space="preserve">persisted until end of </w:t>
      </w:r>
      <w:r w:rsidR="00A079FB">
        <w:t xml:space="preserve">the </w:t>
      </w:r>
      <w:r w:rsidR="0009354A">
        <w:t xml:space="preserve">stimulus </w:t>
      </w:r>
      <w:r w:rsidRPr="00D36025">
        <w:t xml:space="preserve">(Figure </w:t>
      </w:r>
      <w:r w:rsidR="00AF42DE" w:rsidRPr="00D36025">
        <w:t>5E</w:t>
      </w:r>
      <w:r w:rsidRPr="00D36025">
        <w:t xml:space="preserve">). This “paradoxical” increase in </w:t>
      </w:r>
      <w:proofErr w:type="spellStart"/>
      <w:r w:rsidR="0009354A">
        <w:t>interneuronal</w:t>
      </w:r>
      <w:proofErr w:type="spellEnd"/>
      <w:r w:rsidR="0009354A">
        <w:t xml:space="preserve"> </w:t>
      </w:r>
      <w:r w:rsidRPr="00D36025">
        <w:t>firing rate emerged more rapidly as mice developed</w:t>
      </w:r>
      <w:r w:rsidR="00DF5CF1">
        <w:t xml:space="preserve"> </w:t>
      </w:r>
      <w:r w:rsidR="00DF5CF1" w:rsidRPr="00D36025">
        <w:t>(Figure 5E)</w:t>
      </w:r>
      <w:r w:rsidRPr="00D36025">
        <w:t xml:space="preserve">, and </w:t>
      </w:r>
      <w:r w:rsidR="0009354A">
        <w:t>might</w:t>
      </w:r>
      <w:r w:rsidR="00A079FB">
        <w:t xml:space="preserve"> be the</w:t>
      </w:r>
      <w:r w:rsidR="0009354A">
        <w:t xml:space="preserve"> cause </w:t>
      </w:r>
      <w:r w:rsidR="00A079FB">
        <w:t xml:space="preserve">of </w:t>
      </w:r>
      <w:r w:rsidRPr="00D36025">
        <w:t>the shift of the 1/f exponent towards higher values.</w:t>
      </w:r>
      <w:r w:rsidR="00D63474">
        <w:t xml:space="preserve"> </w:t>
      </w:r>
      <w:r w:rsidR="00D63474" w:rsidRPr="00D36025">
        <w:t>Th</w:t>
      </w:r>
      <w:r w:rsidR="00D63474">
        <w:t>us</w:t>
      </w:r>
      <w:r w:rsidR="00D63474" w:rsidRPr="00D36025">
        <w:t xml:space="preserve">, while the </w:t>
      </w:r>
      <w:r w:rsidR="00D63474">
        <w:t>network excitation</w:t>
      </w:r>
      <w:r w:rsidR="00D63474" w:rsidRPr="00D36025">
        <w:t xml:space="preserve"> </w:t>
      </w:r>
      <w:r w:rsidR="00D63474">
        <w:t xml:space="preserve">derived from IN inhibition </w:t>
      </w:r>
      <w:r w:rsidR="00D63474" w:rsidRPr="00D36025">
        <w:t xml:space="preserve">increases throughout development, </w:t>
      </w:r>
      <w:r w:rsidR="00D63474">
        <w:t xml:space="preserve">the dynamics with which the </w:t>
      </w:r>
      <w:r w:rsidR="00D63474" w:rsidRPr="00D36025">
        <w:t>PYR</w:t>
      </w:r>
      <w:r w:rsidR="00D63474">
        <w:noBreakHyphen/>
      </w:r>
      <w:r w:rsidR="00D63474" w:rsidRPr="00D36025">
        <w:t xml:space="preserve">IN network responds to IN </w:t>
      </w:r>
      <w:r w:rsidR="00D63474">
        <w:t>inhibition</w:t>
      </w:r>
      <w:r w:rsidR="00D63474" w:rsidRPr="00D36025">
        <w:t xml:space="preserve"> </w:t>
      </w:r>
      <w:r w:rsidR="00D63474">
        <w:t>do not change across the first two postnatal weeks. These data provides support to the notion that, on a network level, GABA exerts an inhibitory effect already in the first postnatal week</w:t>
      </w:r>
      <w:r w:rsidR="00D63474">
        <w:fldChar w:fldCharType="begin"/>
      </w:r>
      <w:r w:rsidR="00D63474">
        <w:instrText xml:space="preserve"> ADDIN ZOTERO_ITEM CSL_CITATION {"citationID":"qflmqlt7","properties":{"formattedCitation":"\\super 58,59\\nosupersub{}","plainCitation":"58,59","noteIndex":0},"citationItems":[{"id":630,"uris":["http://zotero.org/groups/2749059/items/D29PMNU4"],"uri":["http://zotero.org/groups/2749059/items/D29PMNU4"],"itemData":{"id":630,"type":"article-journal","abstract":"A large body of evidence from in vitro studies suggests that GABA is depolarizing during early postnatal development. However, the mode of GABA action in the intact developing brain is unknown. Here we examine the in vivo effects of GABA in cells of the upper cortical plate using a combination of electrophysiological and Ca(2+)-imaging techniques. We report that at postnatal days (P) 3-4, GABA depolarizes the majority of immature neurons in the occipital cortex of anaesthetized mice. At the same time, GABA does not efficiently activate voltage-gated Ca(2+) channels and fails to induce action potential firing. Blocking GABA(A) receptors disinhibits spontaneous network activity, whereas allosteric activation of GABA(A) receptors has the opposite effect. In summary, our data provide evidence that in vivo GABA acts as a depolarizing neurotransmitter imposing an inhibitory control on network activity in the neonatal (P3-4) neocortex.","container-title":"Nature Communications","DOI":"10.1038/ncomms8750","ISSN":"2041-1723","journalAbbreviation":"Nat Commun","language":"eng","note":"PMID: 26177896","page":"7750","source":"PubMed","title":"GABA depolarizes immature neurons and inhibits network activity in the neonatal neocortex in vivo","volume":"6","author":[{"family":"Kirmse","given":"Knut"},{"family":"Kummer","given":"Michael"},{"family":"Kovalchuk","given":"Yury"},{"family":"Witte","given":"Otto W."},{"family":"Garaschuk","given":"Olga"},{"family":"Holthoff","given":"Knut"}],"issued":{"date-parts":[["2015",7,16]]}}},{"id":627,"uris":["http://zotero.org/groups/2749059/items/HDTVWBG3"],"uri":["http://zotero.org/groups/2749059/items/HDTVWBG3"],"itemData":{"id":627,"type":"article-journal","abstract":"During development, the brain’s “inhibitory” neurons act in a diverse manner, exciting hippocampus but inhibiting sensory cortex., GABAergic interneurons are proposed to be critical for early activity and synapse formation by directly exciting, rather than inhibiting, neurons in developing hippocampus and neocortex. However, the role of GABAergic neurons in the generation of neonatal network activity has not been tested in vivo, and recent studies have challenged the excitatory nature of early GABA. By locally manipulating interneuron activity in unanesthetized neonatal mice, we show that GABAergic neurons are excitatory in CA1 hippocampus at postnatal day 3 (P3) and are responsible for most of the spontaneous firing of pyramidal cells at that age. Hippocampal interneurons become inhibitory by P7, whereas visual cortex interneurons are already inhibitory by P3 and remain so throughout development. These regional and age-specific differences are the result of a change in chloride reversal potential, because direct activation of light-gated anion channels in glutamatergic neurons drives CA1 firing at P3, but silences it at P7 in CA1, and at all ages in visual cortex. This study in the intact brain reveals that GABAergic interneuron excitation is essential for network activity in neonatal hippocampus and confirms that visual cortical interneurons are inhibitory throughout early postnatal development.","container-title":"Science Advances","DOI":"10.1126/sciadv.aba1430","ISSN":"2375-2548","issue":"24","journalAbbreviation":"Sci Adv","note":"PMID: 32582852\nPMCID: PMC7292633","source":"PubMed Central","title":"GABAergic interneurons excite neonatal hippocampus in vivo","URL":"https://www.ncbi.nlm.nih.gov/pmc/articles/PMC7292633/","volume":"6","author":[{"family":"Murata","given":"Yasunobu"},{"family":"Colonnese","given":"Matthew T."}],"accessed":{"date-parts":[["2021",2,2]]},"issued":{"date-parts":[["2020",6,12]]}}}],"schema":"https://github.com/citation-style-language/schema/raw/master/csl-citation.json"} </w:instrText>
      </w:r>
      <w:r w:rsidR="00D63474">
        <w:fldChar w:fldCharType="separate"/>
      </w:r>
      <w:r w:rsidR="00D63474" w:rsidRPr="001C19F4">
        <w:rPr>
          <w:vertAlign w:val="superscript"/>
        </w:rPr>
        <w:t>58,59</w:t>
      </w:r>
      <w:r w:rsidR="00D63474">
        <w:fldChar w:fldCharType="end"/>
      </w:r>
      <w:r w:rsidR="00D63474">
        <w:t>.</w:t>
      </w:r>
    </w:p>
    <w:p w14:paraId="1BCE1D72" w14:textId="3FE9386A" w:rsidR="00296DB0" w:rsidRPr="00D36025" w:rsidRDefault="00296DB0" w:rsidP="00A079FB">
      <w:pPr>
        <w:ind w:firstLine="720"/>
        <w:jc w:val="both"/>
      </w:pPr>
    </w:p>
    <w:p w14:paraId="1A134270" w14:textId="51F5A60B" w:rsidR="00D87F46" w:rsidRPr="00D36025" w:rsidRDefault="00D87F46" w:rsidP="00296DB0">
      <w:pPr>
        <w:jc w:val="both"/>
        <w:rPr>
          <w:b/>
        </w:rPr>
      </w:pPr>
    </w:p>
    <w:p w14:paraId="57EFD181" w14:textId="6EB31B9F" w:rsidR="00D87F46" w:rsidRPr="00D36025" w:rsidRDefault="003B1FE7" w:rsidP="00296DB0">
      <w:pPr>
        <w:jc w:val="both"/>
        <w:rPr>
          <w:b/>
        </w:rPr>
      </w:pPr>
      <w:r w:rsidRPr="003B1FE7">
        <w:rPr>
          <w:b/>
          <w:noProof/>
          <w:lang w:val="en-US"/>
        </w:rPr>
        <w:drawing>
          <wp:inline distT="0" distB="0" distL="0" distR="0" wp14:anchorId="6AA5E414" wp14:editId="51E926CB">
            <wp:extent cx="5760720" cy="2757929"/>
            <wp:effectExtent l="0" t="0" r="0" b="0"/>
            <wp:docPr id="25" name="Picture 25" descr="E:\PFC micro\figures paper\cropped pngs\supp. fig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FC micro\figures paper\cropped pngs\supp. figure 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757929"/>
                    </a:xfrm>
                    <a:prstGeom prst="rect">
                      <a:avLst/>
                    </a:prstGeom>
                    <a:noFill/>
                    <a:ln>
                      <a:noFill/>
                    </a:ln>
                  </pic:spPr>
                </pic:pic>
              </a:graphicData>
            </a:graphic>
          </wp:inline>
        </w:drawing>
      </w:r>
    </w:p>
    <w:p w14:paraId="1462D75E" w14:textId="77777777" w:rsidR="00DF5CF1" w:rsidRDefault="00296DB0" w:rsidP="00296DB0">
      <w:pPr>
        <w:jc w:val="both"/>
        <w:rPr>
          <w:b/>
        </w:rPr>
      </w:pPr>
      <w:r w:rsidRPr="00D36025">
        <w:rPr>
          <w:b/>
        </w:rPr>
        <w:t>Supp. Figure 4, related to Figure</w:t>
      </w:r>
      <w:r w:rsidR="00D87F46" w:rsidRPr="00D36025">
        <w:rPr>
          <w:b/>
        </w:rPr>
        <w:t>s</w:t>
      </w:r>
      <w:r w:rsidRPr="00D36025">
        <w:rPr>
          <w:b/>
        </w:rPr>
        <w:t xml:space="preserve"> 4</w:t>
      </w:r>
      <w:r w:rsidR="00150E95" w:rsidRPr="00D36025">
        <w:rPr>
          <w:b/>
        </w:rPr>
        <w:t xml:space="preserve"> and </w:t>
      </w:r>
      <w:r w:rsidR="00D87F46" w:rsidRPr="00D36025">
        <w:rPr>
          <w:b/>
        </w:rPr>
        <w:t>5</w:t>
      </w:r>
      <w:r w:rsidRPr="00D36025">
        <w:rPr>
          <w:b/>
        </w:rPr>
        <w:t xml:space="preserve">. Optogenetic manipulation of IN activity affects LFP activity in the mouse developing </w:t>
      </w:r>
      <w:r w:rsidR="00EB4AC6" w:rsidRPr="00D36025">
        <w:rPr>
          <w:b/>
        </w:rPr>
        <w:t>PFC</w:t>
      </w:r>
      <w:r w:rsidRPr="00D36025">
        <w:rPr>
          <w:b/>
        </w:rPr>
        <w:t>.</w:t>
      </w:r>
      <w:r w:rsidR="00A42C7F">
        <w:rPr>
          <w:b/>
        </w:rPr>
        <w:t xml:space="preserve"> </w:t>
      </w:r>
    </w:p>
    <w:p w14:paraId="0156611E" w14:textId="77777777" w:rsidR="00DF5CF1" w:rsidRDefault="00A42C7F" w:rsidP="00296DB0">
      <w:pPr>
        <w:jc w:val="both"/>
      </w:pPr>
      <w:r>
        <w:t>(</w:t>
      </w:r>
      <w:r w:rsidRPr="00AC7975">
        <w:rPr>
          <w:b/>
        </w:rPr>
        <w:t>A</w:t>
      </w:r>
      <w:r>
        <w:t xml:space="preserve">) Schematic representation of the experimental approach employed to target INs with an excitatory opsin. </w:t>
      </w:r>
    </w:p>
    <w:p w14:paraId="3645DBEB" w14:textId="77777777" w:rsidR="00DF5CF1" w:rsidRDefault="00A42C7F" w:rsidP="00296DB0">
      <w:pPr>
        <w:jc w:val="both"/>
      </w:pPr>
      <w:r>
        <w:t>(</w:t>
      </w:r>
      <w:r w:rsidRPr="00AC7975">
        <w:rPr>
          <w:b/>
        </w:rPr>
        <w:t>B</w:t>
      </w:r>
      <w:r>
        <w:t>) Relative LFP power in response to ramp light stimulation of INs</w:t>
      </w:r>
      <w:r w:rsidR="00D47476">
        <w:t xml:space="preserve"> (n=19 mice)</w:t>
      </w:r>
      <w:r>
        <w:t>. Color codes for age</w:t>
      </w:r>
      <w:r w:rsidR="00DF5CF1">
        <w:t xml:space="preserve"> group</w:t>
      </w:r>
      <w:r>
        <w:t xml:space="preserve">. </w:t>
      </w:r>
    </w:p>
    <w:p w14:paraId="28923B38" w14:textId="77777777" w:rsidR="00DF5CF1" w:rsidRDefault="00A42C7F" w:rsidP="00296DB0">
      <w:pPr>
        <w:jc w:val="both"/>
      </w:pPr>
      <w:r>
        <w:t>(</w:t>
      </w:r>
      <w:r w:rsidRPr="00AC7975">
        <w:rPr>
          <w:b/>
        </w:rPr>
        <w:t>C</w:t>
      </w:r>
      <w:r>
        <w:t>) Proportion of activated units in response to ramp light stimulation of INs as a function of age</w:t>
      </w:r>
      <w:r w:rsidR="00D47476">
        <w:t xml:space="preserve"> (n=19 mice)</w:t>
      </w:r>
      <w:r>
        <w:t xml:space="preserve">. </w:t>
      </w:r>
    </w:p>
    <w:p w14:paraId="0D2C9D4D" w14:textId="77777777" w:rsidR="00DF5CF1" w:rsidRDefault="00A42C7F" w:rsidP="00296DB0">
      <w:pPr>
        <w:jc w:val="both"/>
      </w:pPr>
      <w:r>
        <w:lastRenderedPageBreak/>
        <w:t>(</w:t>
      </w:r>
      <w:r w:rsidRPr="00AC7975">
        <w:rPr>
          <w:b/>
        </w:rPr>
        <w:t>D</w:t>
      </w:r>
      <w:r>
        <w:t>) Number of virally transfected neurons as a function of age</w:t>
      </w:r>
      <w:r w:rsidR="00D47476">
        <w:t xml:space="preserve"> (n=87 images and 16 mice)</w:t>
      </w:r>
      <w:r>
        <w:t xml:space="preserve">. </w:t>
      </w:r>
    </w:p>
    <w:p w14:paraId="61F9331E" w14:textId="77777777" w:rsidR="00DF5CF1" w:rsidRDefault="00A42C7F" w:rsidP="00296DB0">
      <w:pPr>
        <w:jc w:val="both"/>
      </w:pPr>
      <w:r>
        <w:t>(</w:t>
      </w:r>
      <w:r w:rsidRPr="00AC7975">
        <w:rPr>
          <w:b/>
        </w:rPr>
        <w:t>E</w:t>
      </w:r>
      <w:r>
        <w:t>) Schematic representation of the experimental approach employed to target INs with an inhibitory opsin.</w:t>
      </w:r>
      <w:r w:rsidR="00D47476">
        <w:t xml:space="preserve"> </w:t>
      </w:r>
    </w:p>
    <w:p w14:paraId="352DF5EE" w14:textId="77777777" w:rsidR="00DF5CF1" w:rsidRDefault="00A42C7F" w:rsidP="00296DB0">
      <w:pPr>
        <w:jc w:val="both"/>
      </w:pPr>
      <w:r>
        <w:t>(</w:t>
      </w:r>
      <w:r w:rsidRPr="00AC7975">
        <w:rPr>
          <w:b/>
        </w:rPr>
        <w:t>F</w:t>
      </w:r>
      <w:r>
        <w:t>) Relative LFP power in response to ramp light inhibition of INs</w:t>
      </w:r>
      <w:r w:rsidR="00D47476">
        <w:t xml:space="preserve"> (n=40 mice)</w:t>
      </w:r>
      <w:r>
        <w:t xml:space="preserve">. </w:t>
      </w:r>
    </w:p>
    <w:p w14:paraId="1EA8B6C2" w14:textId="77777777" w:rsidR="00DF5CF1" w:rsidRDefault="0054159C" w:rsidP="00296DB0">
      <w:pPr>
        <w:jc w:val="both"/>
      </w:pPr>
      <w:r>
        <w:t>(</w:t>
      </w:r>
      <w:r w:rsidRPr="00AC7975">
        <w:rPr>
          <w:b/>
        </w:rPr>
        <w:t>G</w:t>
      </w:r>
      <w:r>
        <w:t>) Scatter plot displaying the 1/f exponent during the 1</w:t>
      </w:r>
      <w:r w:rsidRPr="0054159C">
        <w:rPr>
          <w:vertAlign w:val="superscript"/>
        </w:rPr>
        <w:t>st</w:t>
      </w:r>
      <w:r>
        <w:t xml:space="preserve"> and 2</w:t>
      </w:r>
      <w:r w:rsidRPr="0054159C">
        <w:rPr>
          <w:vertAlign w:val="superscript"/>
        </w:rPr>
        <w:t>nd</w:t>
      </w:r>
      <w:r>
        <w:t xml:space="preserve"> half of the IN optogenetic inhibition. </w:t>
      </w:r>
      <w:r w:rsidR="00A42C7F">
        <w:t>Color codes for age.</w:t>
      </w:r>
      <w:r w:rsidR="00CD7428">
        <w:t xml:space="preserve"> </w:t>
      </w:r>
    </w:p>
    <w:p w14:paraId="75E8EC5A" w14:textId="7DDA0D14" w:rsidR="00296DB0" w:rsidRPr="00D36025" w:rsidRDefault="00CD7428" w:rsidP="00296DB0">
      <w:pPr>
        <w:jc w:val="both"/>
        <w:rPr>
          <w:b/>
        </w:rPr>
      </w:pPr>
      <w:r>
        <w:t xml:space="preserve">In (B) and (F) data are presented as mean </w:t>
      </w:r>
      <w:r w:rsidRPr="00CD7428">
        <w:t>± SEM</w:t>
      </w:r>
      <w:r>
        <w:t xml:space="preserve">. </w:t>
      </w:r>
      <w:r w:rsidR="00DF5CF1" w:rsidRPr="003F2CFD">
        <w:t xml:space="preserve">In </w:t>
      </w:r>
      <w:r w:rsidR="00DF5CF1">
        <w:t xml:space="preserve">(C) and (D) the regression is presented as mean and 95% C.I. </w:t>
      </w:r>
      <w:r>
        <w:t>G</w:t>
      </w:r>
      <w:r w:rsidRPr="00D36025">
        <w:t>eneralized linear mixed-effect model</w:t>
      </w:r>
      <w:r>
        <w:t xml:space="preserve"> (C) and </w:t>
      </w:r>
      <w:r w:rsidRPr="00D36025">
        <w:t>linear mixed-effect model</w:t>
      </w:r>
      <w:r>
        <w:t xml:space="preserve"> (D). For detailed statistical results, see S1 Table.</w:t>
      </w:r>
    </w:p>
    <w:p w14:paraId="1A75A845" w14:textId="77777777" w:rsidR="00296DB0" w:rsidRPr="00D36025" w:rsidRDefault="00296DB0">
      <w:pPr>
        <w:jc w:val="both"/>
      </w:pPr>
    </w:p>
    <w:p w14:paraId="52ADCAA9" w14:textId="2CEA0361" w:rsidR="00296DB0" w:rsidRPr="00D36025" w:rsidRDefault="00D87F46">
      <w:pPr>
        <w:jc w:val="both"/>
      </w:pPr>
      <w:commentRangeStart w:id="24"/>
      <w:commentRangeStart w:id="25"/>
      <w:r w:rsidRPr="00D36025">
        <w:t>W</w:t>
      </w:r>
      <w:r w:rsidR="00584F3D" w:rsidRPr="00D36025">
        <w:t xml:space="preserve">e have </w:t>
      </w:r>
      <w:r w:rsidRPr="00D36025">
        <w:t xml:space="preserve">previously </w:t>
      </w:r>
      <w:r w:rsidR="00584F3D" w:rsidRPr="00D36025">
        <w:t xml:space="preserve">shown that the optogenetic paradigm that we </w:t>
      </w:r>
      <w:r w:rsidR="00DF5CF1">
        <w:t>utilized</w:t>
      </w:r>
      <w:r w:rsidR="00584F3D" w:rsidRPr="00D36025">
        <w:t xml:space="preserve"> does not lead to significant tissue heating</w:t>
      </w:r>
      <w:r w:rsidR="00230722" w:rsidRPr="00D36025">
        <w:fldChar w:fldCharType="begin"/>
      </w:r>
      <w:r w:rsidR="009A7EE7">
        <w:instrText xml:space="preserve"> ADDIN ZOTERO_ITEM CSL_CITATION {"citationID":"UgJdXxoq","properties":{"formattedCitation":"\\super 54\\nosupersub{}","plainCitation":"54","noteIndex":0},"citationItems":[{"id":36,"uris":["http://zotero.org/groups/2749059/items/VQVW78MY"],"uri":["http://zotero.org/groups/2749059/items/VQVW78MY"],"itemData":{"id":36,"type":"article-journal","abstract":"Coordinated activity patterns in the developing brain may contribute to the wiring of neuronal circuits underlying future behavioural requirements. However, causal evidence for this hypothesis has been difficult to obtain owing to the absence of tools for selective manipulation of oscillations during early development. We established a protocol that combines optogenetics with electrophysiological recordings from neonatal mice in vivo to elucidate the substrate of early network oscillations in the prefrontal cortex. We show that light-induced activation of layer II/III pyramidal neurons that are transfected by in utero electroporation with a high-efficiency channelrhodopsin drives frequency-specific spiking and boosts network oscillations within beta-gamma frequency range. By contrast, activation of layer V/VI pyramidal neurons causes nonspecific network activation. Thus, entrainment of neonatal prefrontal networks in fast rhythms relies on the activation of layer II/III pyramidal neurons. This approach used here may be useful for further interrogation of developing circuits, and their behavioural readout.","archive_location":"WOS:000394458600001","container-title":"Nature Communications","DOI":"10.1038/ncomms14563","ISSN":"2041-1723","journalAbbreviation":"Nat Commun","language":"English","title":"Layer-specific optogenetic activation of pyramidal neurons causes beta-gamma entrainment of neonatal networks","URL":"://WOS:000394458600001","volume":"8","author":[{"family":"Bitzenhofer","given":"S. H."},{"family":"Ahlbeck","given":"J."},{"family":"Wolff","given":"A."},{"family":"Wiegert","given":"J. S."},{"family":"Gee","given":"C. E."},{"family":"Oertner","given":"T. G."},{"family":"Hanganu-Opatz","given":"I. L."}],"issued":{"date-parts":[["2017",2,20]]}}}],"schema":"https://github.com/citation-style-language/schema/raw/master/csl-citation.json"} </w:instrText>
      </w:r>
      <w:r w:rsidR="00230722" w:rsidRPr="00D36025">
        <w:fldChar w:fldCharType="separate"/>
      </w:r>
      <w:r w:rsidR="009A7EE7" w:rsidRPr="009A7EE7">
        <w:rPr>
          <w:vertAlign w:val="superscript"/>
        </w:rPr>
        <w:t>54</w:t>
      </w:r>
      <w:r w:rsidR="00230722" w:rsidRPr="00D36025">
        <w:fldChar w:fldCharType="end"/>
      </w:r>
      <w:r w:rsidR="00584F3D" w:rsidRPr="00D36025">
        <w:t xml:space="preserve">, </w:t>
      </w:r>
      <w:r w:rsidRPr="00D36025">
        <w:t xml:space="preserve">but to further </w:t>
      </w:r>
      <w:r w:rsidR="00584F3D" w:rsidRPr="00D36025">
        <w:t>rule out possible nonspecific effects, we applied the same stimulation paradigm to cre- mice (n=10 mice, 380 neurons*trials, Supp. Figure 5A). Pooling together all mice, there were a total of 6 activated units and 0 inhibited ones</w:t>
      </w:r>
      <w:r w:rsidR="00047E1B" w:rsidRPr="00D36025">
        <w:t xml:space="preserve">. These </w:t>
      </w:r>
      <w:r w:rsidR="00584F3D" w:rsidRPr="00D36025">
        <w:t>results are in line with the 0.01 statistical threshold that was used for this analysis (proportion of modulated units 0.016, C.I. [0.007; 0.034], Supp. Figure 5B)</w:t>
      </w:r>
      <w:r w:rsidR="00047E1B" w:rsidRPr="00D36025">
        <w:t xml:space="preserve"> and </w:t>
      </w:r>
      <w:r w:rsidRPr="00D36025">
        <w:t>show that</w:t>
      </w:r>
      <w:r w:rsidR="00584F3D" w:rsidRPr="00D36025">
        <w:t xml:space="preserve"> the </w:t>
      </w:r>
      <w:r w:rsidRPr="00D36025">
        <w:t xml:space="preserve">optical </w:t>
      </w:r>
      <w:r w:rsidR="00584F3D" w:rsidRPr="00D36025">
        <w:t xml:space="preserve">stimulation paradigm that we applied </w:t>
      </w:r>
      <w:r w:rsidRPr="00D36025">
        <w:t xml:space="preserve">leads to </w:t>
      </w:r>
      <w:r w:rsidR="00584F3D" w:rsidRPr="00D36025">
        <w:t xml:space="preserve">minimal, if any, unspecific </w:t>
      </w:r>
      <w:r w:rsidRPr="00D36025">
        <w:t xml:space="preserve">modulation of </w:t>
      </w:r>
      <w:r w:rsidR="00584F3D" w:rsidRPr="00D36025">
        <w:t>neuronal firing.</w:t>
      </w:r>
      <w:commentRangeEnd w:id="24"/>
      <w:r w:rsidR="0009354A">
        <w:rPr>
          <w:rStyle w:val="CommentReference"/>
        </w:rPr>
        <w:commentReference w:id="24"/>
      </w:r>
      <w:commentRangeEnd w:id="25"/>
      <w:r w:rsidR="00A032B8">
        <w:rPr>
          <w:rStyle w:val="CommentReference"/>
        </w:rPr>
        <w:commentReference w:id="25"/>
      </w:r>
    </w:p>
    <w:p w14:paraId="1F5A7AAA" w14:textId="2BB80E7F" w:rsidR="00296DB0" w:rsidRDefault="00296DB0" w:rsidP="00296DB0">
      <w:pPr>
        <w:jc w:val="both"/>
        <w:rPr>
          <w:noProof/>
          <w:lang w:val="en-US"/>
        </w:rPr>
      </w:pPr>
    </w:p>
    <w:p w14:paraId="4F10E83D" w14:textId="4BB00B85" w:rsidR="000607B2" w:rsidRDefault="000607B2" w:rsidP="00296DB0">
      <w:pPr>
        <w:jc w:val="both"/>
      </w:pPr>
      <w:r w:rsidRPr="000607B2">
        <w:rPr>
          <w:noProof/>
          <w:lang w:val="en-US"/>
        </w:rPr>
        <w:drawing>
          <wp:inline distT="0" distB="0" distL="0" distR="0" wp14:anchorId="3E5E3BC9" wp14:editId="0B33791F">
            <wp:extent cx="5760720" cy="2126440"/>
            <wp:effectExtent l="0" t="0" r="0" b="7620"/>
            <wp:docPr id="21" name="Picture 21" descr="E:\PFC micro\figures paper\cropped pngs\supp. fig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FC micro\figures paper\cropped pngs\supp. figure 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126440"/>
                    </a:xfrm>
                    <a:prstGeom prst="rect">
                      <a:avLst/>
                    </a:prstGeom>
                    <a:noFill/>
                    <a:ln>
                      <a:noFill/>
                    </a:ln>
                  </pic:spPr>
                </pic:pic>
              </a:graphicData>
            </a:graphic>
          </wp:inline>
        </w:drawing>
      </w:r>
    </w:p>
    <w:p w14:paraId="371B967A" w14:textId="77777777" w:rsidR="00DF5CF1" w:rsidRDefault="00296DB0" w:rsidP="00296DB0">
      <w:pPr>
        <w:jc w:val="both"/>
        <w:rPr>
          <w:b/>
        </w:rPr>
      </w:pPr>
      <w:r w:rsidRPr="00D36025">
        <w:rPr>
          <w:b/>
        </w:rPr>
        <w:t>Supp. Figure 5, related to Figure</w:t>
      </w:r>
      <w:r w:rsidR="00150E95" w:rsidRPr="00D36025">
        <w:rPr>
          <w:b/>
        </w:rPr>
        <w:t>s</w:t>
      </w:r>
      <w:r w:rsidRPr="00D36025">
        <w:rPr>
          <w:b/>
        </w:rPr>
        <w:t xml:space="preserve"> 4 and 5.</w:t>
      </w:r>
      <w:r w:rsidR="0051370E" w:rsidRPr="00D36025">
        <w:rPr>
          <w:b/>
        </w:rPr>
        <w:t xml:space="preserve"> Optogenetic manipulation of IN activity in cre- mice does not affect the developing mouse PFC.</w:t>
      </w:r>
      <w:r w:rsidR="00CD7428">
        <w:rPr>
          <w:b/>
        </w:rPr>
        <w:t xml:space="preserve"> </w:t>
      </w:r>
    </w:p>
    <w:p w14:paraId="68ADECC3" w14:textId="0B0D6428" w:rsidR="00B830D1" w:rsidRDefault="00CD7428" w:rsidP="00296DB0">
      <w:pPr>
        <w:jc w:val="both"/>
      </w:pPr>
      <w:r>
        <w:t>(</w:t>
      </w:r>
      <w:r w:rsidRPr="00AC7975">
        <w:rPr>
          <w:b/>
        </w:rPr>
        <w:t>A</w:t>
      </w:r>
      <w:r>
        <w:t>) Schematic representation of the experimental approach employed to generate control (cre</w:t>
      </w:r>
      <w:r w:rsidR="00B830D1">
        <w:noBreakHyphen/>
      </w:r>
      <w:r w:rsidR="00DF5CF1">
        <w:t>)</w:t>
      </w:r>
      <w:r>
        <w:t xml:space="preserve"> mice (left) and s</w:t>
      </w:r>
      <w:r w:rsidRPr="00CD7428">
        <w:t xml:space="preserve">chematic representation of the </w:t>
      </w:r>
      <w:r w:rsidR="00B830D1">
        <w:t xml:space="preserve">lack of effects induced by optogenetic IN stimulation in cre- mice </w:t>
      </w:r>
      <w:r>
        <w:t xml:space="preserve">(right). </w:t>
      </w:r>
    </w:p>
    <w:p w14:paraId="6D208201" w14:textId="33268AF7" w:rsidR="00296DB0" w:rsidRPr="00D36025" w:rsidRDefault="00CD7428" w:rsidP="00296DB0">
      <w:pPr>
        <w:jc w:val="both"/>
        <w:rPr>
          <w:b/>
        </w:rPr>
      </w:pPr>
      <w:r>
        <w:t>(</w:t>
      </w:r>
      <w:r w:rsidRPr="00AC7975">
        <w:rPr>
          <w:b/>
        </w:rPr>
        <w:t>B</w:t>
      </w:r>
      <w:r>
        <w:t xml:space="preserve">) </w:t>
      </w:r>
      <w:r w:rsidR="005F014D">
        <w:t>Z</w:t>
      </w:r>
      <w:r>
        <w:t xml:space="preserve">-scored single unit firing rates response to optogenetic stimulation in </w:t>
      </w:r>
      <w:r w:rsidR="005F014D">
        <w:t>cre-</w:t>
      </w:r>
      <w:r>
        <w:t xml:space="preserve"> mice (left) and volcano plot displaying the modulation index of pre vs stim single unit firing rates (right) for P2-12 mice (n=380 units</w:t>
      </w:r>
      <w:r w:rsidR="00F577F9">
        <w:t xml:space="preserve"> and 24 mice</w:t>
      </w:r>
      <w:r>
        <w:t>),</w:t>
      </w:r>
    </w:p>
    <w:p w14:paraId="6930205B" w14:textId="77777777" w:rsidR="00296DB0" w:rsidRPr="00D36025" w:rsidRDefault="00296DB0">
      <w:pPr>
        <w:jc w:val="both"/>
      </w:pPr>
    </w:p>
    <w:p w14:paraId="4E63036E" w14:textId="3500D2F9" w:rsidR="007727E3" w:rsidRPr="00D36025" w:rsidRDefault="00584F3D" w:rsidP="00A032B8">
      <w:pPr>
        <w:ind w:firstLine="720"/>
        <w:jc w:val="both"/>
      </w:pPr>
      <w:r w:rsidRPr="00D36025">
        <w:t xml:space="preserve">Taken together, these data show that optogenetic manipulation </w:t>
      </w:r>
      <w:r w:rsidR="00E93B8F">
        <w:t xml:space="preserve">of INs </w:t>
      </w:r>
      <w:r w:rsidR="00047E1B" w:rsidRPr="00D36025">
        <w:t>robustly</w:t>
      </w:r>
      <w:r w:rsidRPr="00D36025">
        <w:t xml:space="preserve"> affects the neonatal </w:t>
      </w:r>
      <w:r w:rsidR="00E93B8F">
        <w:t xml:space="preserve">prefrontal </w:t>
      </w:r>
      <w:r w:rsidRPr="00D36025">
        <w:t>network</w:t>
      </w:r>
      <w:r w:rsidR="00E93B8F">
        <w:t xml:space="preserve"> in an age-dependent manner. </w:t>
      </w:r>
      <w:r w:rsidRPr="00D36025">
        <w:t xml:space="preserve">Stimulating IN </w:t>
      </w:r>
      <w:r w:rsidR="00AF1B6C">
        <w:t xml:space="preserve">induces </w:t>
      </w:r>
      <w:r w:rsidRPr="00D36025">
        <w:t xml:space="preserve">widespread inhibition of putative PYRs, whereas the contrary is true of IN inhibition. </w:t>
      </w:r>
      <w:r w:rsidR="00AF1B6C">
        <w:t>B</w:t>
      </w:r>
      <w:r w:rsidRPr="00D36025">
        <w:t xml:space="preserve">oth effects get stronger </w:t>
      </w:r>
      <w:r w:rsidR="00AF1B6C">
        <w:t>with age</w:t>
      </w:r>
      <w:r w:rsidRPr="00D36025">
        <w:t xml:space="preserve">. However, </w:t>
      </w:r>
      <w:r w:rsidR="00E93B8F">
        <w:t xml:space="preserve">the ability of INs to control the cortical inhibition does not </w:t>
      </w:r>
      <w:r w:rsidR="00AF1B6C">
        <w:t xml:space="preserve">qualitatively </w:t>
      </w:r>
      <w:r w:rsidR="00E93B8F">
        <w:t xml:space="preserve">change during the </w:t>
      </w:r>
      <w:r w:rsidRPr="00D36025">
        <w:t>first two postnatal weeks</w:t>
      </w:r>
      <w:r w:rsidR="00E93B8F">
        <w:t>, resembling adult</w:t>
      </w:r>
      <w:r w:rsidR="00EA0C8C">
        <w:t xml:space="preserve"> pattern</w:t>
      </w:r>
      <w:r w:rsidR="00C012C7">
        <w:t>s</w:t>
      </w:r>
      <w:r w:rsidRPr="00D36025">
        <w:t xml:space="preserve">. </w:t>
      </w:r>
      <w:commentRangeStart w:id="26"/>
      <w:commentRangeStart w:id="27"/>
      <w:del w:id="28" w:author="Ileana Hanganu-Opatz" w:date="2021-05-03T12:19:00Z">
        <w:r w:rsidRPr="00D36025" w:rsidDel="00EA0C8C">
          <w:delText>Th</w:delText>
        </w:r>
        <w:r w:rsidR="00047E1B" w:rsidRPr="00D36025" w:rsidDel="00EA0C8C">
          <w:delText>e</w:delText>
        </w:r>
        <w:r w:rsidRPr="00D36025" w:rsidDel="00EA0C8C">
          <w:delText>s</w:delText>
        </w:r>
        <w:r w:rsidR="00047E1B" w:rsidRPr="00D36025" w:rsidDel="00EA0C8C">
          <w:delText>e</w:delText>
        </w:r>
      </w:del>
      <w:commentRangeEnd w:id="26"/>
      <w:r w:rsidR="00EA0C8C">
        <w:rPr>
          <w:rStyle w:val="CommentReference"/>
        </w:rPr>
        <w:commentReference w:id="26"/>
      </w:r>
      <w:commentRangeEnd w:id="27"/>
      <w:r w:rsidR="00A032B8">
        <w:rPr>
          <w:rStyle w:val="CommentReference"/>
        </w:rPr>
        <w:commentReference w:id="27"/>
      </w:r>
      <w:del w:id="29" w:author="Ileana Hanganu-Opatz" w:date="2021-05-03T12:19:00Z">
        <w:r w:rsidRPr="00D36025" w:rsidDel="00EA0C8C">
          <w:delText xml:space="preserve"> data provides strong evidence against the </w:delText>
        </w:r>
        <w:r w:rsidR="00047E1B" w:rsidRPr="00D36025" w:rsidDel="00EA0C8C">
          <w:delText xml:space="preserve">long-standing hypothesis </w:delText>
        </w:r>
        <w:r w:rsidRPr="00D36025" w:rsidDel="00EA0C8C">
          <w:delText>of network-level excitatory effects of GABA.</w:delText>
        </w:r>
      </w:del>
    </w:p>
    <w:p w14:paraId="4787648F" w14:textId="77777777" w:rsidR="007727E3" w:rsidRPr="00D36025" w:rsidRDefault="007727E3">
      <w:pPr>
        <w:jc w:val="both"/>
      </w:pPr>
    </w:p>
    <w:p w14:paraId="462DD2DC" w14:textId="34B45181" w:rsidR="007727E3" w:rsidRPr="00D36025" w:rsidRDefault="00A231E8" w:rsidP="00AF1B6C">
      <w:pPr>
        <w:pStyle w:val="Heading2"/>
        <w:spacing w:after="240"/>
        <w:jc w:val="both"/>
      </w:pPr>
      <w:bookmarkStart w:id="30" w:name="_q9j4s0nyj2xb" w:colFirst="0" w:colLast="0"/>
      <w:bookmarkEnd w:id="30"/>
      <w:r w:rsidRPr="00003F2E">
        <w:rPr>
          <w:rFonts w:ascii="Times New Roman" w:hAnsi="Times New Roman" w:cs="Times New Roman"/>
          <w:b/>
          <w:color w:val="auto"/>
          <w:sz w:val="24"/>
        </w:rPr>
        <w:lastRenderedPageBreak/>
        <w:t xml:space="preserve">Optogenetic manipulation of </w:t>
      </w:r>
      <w:r w:rsidR="00584F3D" w:rsidRPr="00003F2E">
        <w:rPr>
          <w:rFonts w:ascii="Times New Roman" w:hAnsi="Times New Roman" w:cs="Times New Roman"/>
          <w:b/>
          <w:color w:val="auto"/>
          <w:sz w:val="24"/>
        </w:rPr>
        <w:t xml:space="preserve">IN </w:t>
      </w:r>
      <w:r w:rsidRPr="00003F2E">
        <w:rPr>
          <w:rFonts w:ascii="Times New Roman" w:hAnsi="Times New Roman" w:cs="Times New Roman"/>
          <w:b/>
          <w:color w:val="auto"/>
          <w:sz w:val="24"/>
        </w:rPr>
        <w:t xml:space="preserve">activity impacts </w:t>
      </w:r>
      <w:r w:rsidR="00465BDD" w:rsidRPr="00003F2E">
        <w:rPr>
          <w:rFonts w:ascii="Times New Roman" w:hAnsi="Times New Roman" w:cs="Times New Roman"/>
          <w:b/>
          <w:color w:val="auto"/>
          <w:sz w:val="24"/>
        </w:rPr>
        <w:t xml:space="preserve">pairwise spike train </w:t>
      </w:r>
      <w:r w:rsidR="00047E1B" w:rsidRPr="00003F2E">
        <w:rPr>
          <w:rFonts w:ascii="Times New Roman" w:hAnsi="Times New Roman" w:cs="Times New Roman"/>
          <w:b/>
          <w:color w:val="auto"/>
          <w:sz w:val="24"/>
        </w:rPr>
        <w:t>c</w:t>
      </w:r>
      <w:r w:rsidR="00465BDD" w:rsidRPr="00003F2E">
        <w:rPr>
          <w:rFonts w:ascii="Times New Roman" w:hAnsi="Times New Roman" w:cs="Times New Roman"/>
          <w:b/>
          <w:color w:val="auto"/>
          <w:sz w:val="24"/>
        </w:rPr>
        <w:t>orrelations</w:t>
      </w:r>
    </w:p>
    <w:p w14:paraId="6B9DC23C" w14:textId="47892A4B" w:rsidR="00047E1B" w:rsidRDefault="00584F3D">
      <w:pPr>
        <w:jc w:val="both"/>
      </w:pPr>
      <w:r w:rsidRPr="00D36025">
        <w:t xml:space="preserve">To </w:t>
      </w:r>
      <w:r w:rsidR="00B74700">
        <w:t xml:space="preserve">investigate the relationship between age-dependent dynamics of inhibition and decorrelation of spike trains, </w:t>
      </w:r>
      <w:r w:rsidRPr="00D36025">
        <w:t xml:space="preserve">we </w:t>
      </w:r>
      <w:commentRangeStart w:id="31"/>
      <w:commentRangeStart w:id="32"/>
      <w:r w:rsidRPr="00D36025">
        <w:t>compared</w:t>
      </w:r>
      <w:commentRangeEnd w:id="31"/>
      <w:r w:rsidR="00B74700">
        <w:rPr>
          <w:rStyle w:val="CommentReference"/>
        </w:rPr>
        <w:commentReference w:id="31"/>
      </w:r>
      <w:commentRangeEnd w:id="32"/>
      <w:r w:rsidR="00AF1B6C">
        <w:rPr>
          <w:rStyle w:val="CommentReference"/>
        </w:rPr>
        <w:commentReference w:id="32"/>
      </w:r>
      <w:r w:rsidRPr="00D36025">
        <w:t xml:space="preserve"> STTC before IN optogenetic manipulation (</w:t>
      </w:r>
      <w:proofErr w:type="spellStart"/>
      <w:r w:rsidRPr="00D36025">
        <w:t>STTCpre</w:t>
      </w:r>
      <w:proofErr w:type="spellEnd"/>
      <w:r w:rsidRPr="00D36025">
        <w:t>) to STTC during optogenetic manipulation (</w:t>
      </w:r>
      <w:proofErr w:type="spellStart"/>
      <w:r w:rsidRPr="00D36025">
        <w:t>STTCstim</w:t>
      </w:r>
      <w:proofErr w:type="spellEnd"/>
      <w:r w:rsidRPr="00D36025">
        <w:t xml:space="preserve">). Considering that </w:t>
      </w:r>
      <w:proofErr w:type="spellStart"/>
      <w:r w:rsidRPr="00D36025">
        <w:t>STTCpre</w:t>
      </w:r>
      <w:proofErr w:type="spellEnd"/>
      <w:r w:rsidRPr="00D36025">
        <w:t xml:space="preserve"> and </w:t>
      </w:r>
      <w:proofErr w:type="spellStart"/>
      <w:r w:rsidRPr="00D36025">
        <w:t>STTCstim</w:t>
      </w:r>
      <w:proofErr w:type="spellEnd"/>
      <w:r w:rsidRPr="00D36025">
        <w:t xml:space="preserve"> could only be computed in 3 seconds epochs (times the number of trials), we first verified whether </w:t>
      </w:r>
      <w:proofErr w:type="spellStart"/>
      <w:r w:rsidRPr="00D36025">
        <w:t>STTCpre</w:t>
      </w:r>
      <w:proofErr w:type="spellEnd"/>
      <w:r w:rsidRPr="00D36025">
        <w:t xml:space="preserve"> was a good predictor of “baseline” STTC. Pooling across mice and different IN manipulation, </w:t>
      </w:r>
      <w:proofErr w:type="spellStart"/>
      <w:r w:rsidRPr="00D36025">
        <w:t>STTCpre</w:t>
      </w:r>
      <w:proofErr w:type="spellEnd"/>
      <w:r w:rsidRPr="00D36025">
        <w:t xml:space="preserve"> robustly correlated with baseline STTC across every investigated lag, from 2.5</w:t>
      </w:r>
      <w:r w:rsidR="00396799">
        <w:t xml:space="preserve"> </w:t>
      </w:r>
      <w:proofErr w:type="spellStart"/>
      <w:r w:rsidRPr="00D36025">
        <w:t>ms</w:t>
      </w:r>
      <w:proofErr w:type="spellEnd"/>
      <w:r w:rsidRPr="00D36025">
        <w:t xml:space="preserve"> to 1</w:t>
      </w:r>
      <w:r w:rsidR="00396799">
        <w:t xml:space="preserve"> </w:t>
      </w:r>
      <w:r w:rsidRPr="00D36025">
        <w:t xml:space="preserve">s (0.66, [0.48; 0.72] median and min-max Pearson correlation; 0.68 [0.40; 0.71] median and min-max Spearman correlation) (Supp. Figure 6A-B). Further, </w:t>
      </w:r>
      <w:proofErr w:type="spellStart"/>
      <w:r w:rsidRPr="00D36025">
        <w:t>STTCstim</w:t>
      </w:r>
      <w:proofErr w:type="spellEnd"/>
      <w:r w:rsidRPr="00D36025">
        <w:t xml:space="preserve"> exhibited lower correlation values with baseline STTC across all lags, a first </w:t>
      </w:r>
      <w:r w:rsidR="00B74700">
        <w:t xml:space="preserve">hint </w:t>
      </w:r>
      <w:r w:rsidRPr="00D36025">
        <w:t>that optogenetic IN manipulation affected STTC (Supp. Figure 6A-B).</w:t>
      </w:r>
    </w:p>
    <w:p w14:paraId="7A6AED61" w14:textId="77777777" w:rsidR="00003F2E" w:rsidRPr="00D36025" w:rsidRDefault="00003F2E">
      <w:pPr>
        <w:jc w:val="both"/>
      </w:pPr>
    </w:p>
    <w:p w14:paraId="61AE1278" w14:textId="2DFA3738" w:rsidR="007727E3" w:rsidRPr="00D36025" w:rsidRDefault="000607B2">
      <w:pPr>
        <w:jc w:val="both"/>
      </w:pPr>
      <w:r w:rsidRPr="000607B2">
        <w:rPr>
          <w:noProof/>
          <w:lang w:val="en-US"/>
        </w:rPr>
        <w:drawing>
          <wp:inline distT="0" distB="0" distL="0" distR="0" wp14:anchorId="5F185B8F" wp14:editId="01C279D1">
            <wp:extent cx="5760720" cy="4581512"/>
            <wp:effectExtent l="0" t="0" r="0" b="0"/>
            <wp:docPr id="22" name="Picture 22" descr="E:\PFC micro\figures paper\cropped pngs\fig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FC micro\figures paper\cropped pngs\figure 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581512"/>
                    </a:xfrm>
                    <a:prstGeom prst="rect">
                      <a:avLst/>
                    </a:prstGeom>
                    <a:noFill/>
                    <a:ln>
                      <a:noFill/>
                    </a:ln>
                  </pic:spPr>
                </pic:pic>
              </a:graphicData>
            </a:graphic>
          </wp:inline>
        </w:drawing>
      </w:r>
    </w:p>
    <w:p w14:paraId="1C1A0297" w14:textId="77777777" w:rsidR="00DF5CF1" w:rsidRDefault="00584F3D">
      <w:pPr>
        <w:jc w:val="both"/>
        <w:rPr>
          <w:b/>
        </w:rPr>
      </w:pPr>
      <w:r w:rsidRPr="00D36025">
        <w:rPr>
          <w:b/>
        </w:rPr>
        <w:t xml:space="preserve">Figure </w:t>
      </w:r>
      <w:r w:rsidR="00047E1B" w:rsidRPr="00D36025">
        <w:rPr>
          <w:b/>
        </w:rPr>
        <w:t>6</w:t>
      </w:r>
      <w:r w:rsidRPr="00D36025">
        <w:rPr>
          <w:b/>
        </w:rPr>
        <w:t xml:space="preserve">. Bidirectional optogenetic manipulation of IN activity affects STTC </w:t>
      </w:r>
      <w:r w:rsidR="00503258" w:rsidRPr="00D36025">
        <w:rPr>
          <w:b/>
        </w:rPr>
        <w:t>in the developing mouse PFC</w:t>
      </w:r>
      <w:r w:rsidRPr="00D36025">
        <w:rPr>
          <w:b/>
        </w:rPr>
        <w:t>.</w:t>
      </w:r>
      <w:r w:rsidR="005F014D">
        <w:rPr>
          <w:b/>
        </w:rPr>
        <w:t xml:space="preserve"> </w:t>
      </w:r>
    </w:p>
    <w:p w14:paraId="385FDBE6" w14:textId="77777777" w:rsidR="00CC61E1" w:rsidRDefault="005F014D">
      <w:pPr>
        <w:jc w:val="both"/>
      </w:pPr>
      <w:r>
        <w:t>(</w:t>
      </w:r>
      <w:r w:rsidRPr="00AC7975">
        <w:rPr>
          <w:b/>
        </w:rPr>
        <w:t>A</w:t>
      </w:r>
      <w:r>
        <w:t xml:space="preserve">) </w:t>
      </w:r>
      <w:r w:rsidR="00CC61E1">
        <w:t>Schematic representation of the effects induced by optogenetic IN inhibition (top) and stimulation (bottom)</w:t>
      </w:r>
      <w:r>
        <w:t xml:space="preserve">. </w:t>
      </w:r>
    </w:p>
    <w:p w14:paraId="188216AA" w14:textId="77777777" w:rsidR="00CC61E1" w:rsidRDefault="005F014D">
      <w:pPr>
        <w:jc w:val="both"/>
      </w:pPr>
      <w:r>
        <w:t>(</w:t>
      </w:r>
      <w:r w:rsidRPr="00AC7975">
        <w:rPr>
          <w:b/>
        </w:rPr>
        <w:t>B</w:t>
      </w:r>
      <w:r>
        <w:t xml:space="preserve">) Multivariate linear regression coefficients </w:t>
      </w:r>
      <w:r w:rsidR="00070499">
        <w:t xml:space="preserve">as a function of </w:t>
      </w:r>
      <w:r w:rsidR="00C40601">
        <w:t xml:space="preserve">STTC </w:t>
      </w:r>
      <w:r>
        <w:t>lag (n=</w:t>
      </w:r>
      <w:r w:rsidR="00196E9B">
        <w:t>19951</w:t>
      </w:r>
      <w:r>
        <w:t xml:space="preserve"> spike train pairs and </w:t>
      </w:r>
      <w:r w:rsidR="00196E9B">
        <w:t>59</w:t>
      </w:r>
      <w:r>
        <w:t xml:space="preserve"> mice). </w:t>
      </w:r>
    </w:p>
    <w:p w14:paraId="503FF4A5" w14:textId="77777777" w:rsidR="00CC61E1" w:rsidRDefault="005F014D">
      <w:pPr>
        <w:jc w:val="both"/>
      </w:pPr>
      <w:r>
        <w:t>(</w:t>
      </w:r>
      <w:r w:rsidR="00AC7975">
        <w:rPr>
          <w:b/>
        </w:rPr>
        <w:t>C</w:t>
      </w:r>
      <w:r>
        <w:t xml:space="preserve"> and </w:t>
      </w:r>
      <w:r w:rsidR="00AC7975" w:rsidRPr="00AC7975">
        <w:rPr>
          <w:b/>
        </w:rPr>
        <w:t>D</w:t>
      </w:r>
      <w:r>
        <w:t xml:space="preserve">) </w:t>
      </w:r>
      <w:r w:rsidR="00196E9B">
        <w:t xml:space="preserve">2D kernel density plots displaying </w:t>
      </w:r>
      <w:proofErr w:type="spellStart"/>
      <w:r w:rsidR="00196E9B">
        <w:t>STTCpre</w:t>
      </w:r>
      <w:proofErr w:type="spellEnd"/>
      <w:r w:rsidR="00196E9B">
        <w:t xml:space="preserve"> and </w:t>
      </w:r>
      <w:proofErr w:type="spellStart"/>
      <w:r w:rsidR="00196E9B">
        <w:t>STTCstim</w:t>
      </w:r>
      <w:proofErr w:type="spellEnd"/>
      <w:r w:rsidR="00196E9B">
        <w:t xml:space="preserve"> during IN activation (</w:t>
      </w:r>
      <w:r w:rsidR="00AC7975">
        <w:t>C</w:t>
      </w:r>
      <w:r w:rsidR="00196E9B">
        <w:t>) and inhibition (</w:t>
      </w:r>
      <w:r w:rsidR="00AC7975">
        <w:t>D</w:t>
      </w:r>
      <w:r w:rsidR="00196E9B">
        <w:t xml:space="preserve">) (n=10173 spike train pairs and 19 mice, n=9778 spike train pairs and 40 mice, respectively). </w:t>
      </w:r>
    </w:p>
    <w:p w14:paraId="294BA72B" w14:textId="77777777" w:rsidR="00CC61E1" w:rsidRDefault="00196E9B">
      <w:pPr>
        <w:jc w:val="both"/>
      </w:pPr>
      <w:r>
        <w:t>(</w:t>
      </w:r>
      <w:r w:rsidR="00AC7975" w:rsidRPr="00AC7975">
        <w:rPr>
          <w:b/>
        </w:rPr>
        <w:t>E</w:t>
      </w:r>
      <w:r>
        <w:t xml:space="preserve"> and </w:t>
      </w:r>
      <w:r w:rsidR="00AC7975" w:rsidRPr="00AC7975">
        <w:rPr>
          <w:b/>
        </w:rPr>
        <w:t>F</w:t>
      </w:r>
      <w:r>
        <w:t xml:space="preserve">) </w:t>
      </w:r>
      <w:r w:rsidR="005F014D">
        <w:t xml:space="preserve">Average </w:t>
      </w:r>
      <w:proofErr w:type="spellStart"/>
      <w:r>
        <w:t>STTCpre</w:t>
      </w:r>
      <w:proofErr w:type="spellEnd"/>
      <w:r>
        <w:t xml:space="preserve"> and </w:t>
      </w:r>
      <w:proofErr w:type="spellStart"/>
      <w:r>
        <w:t>STTCstim</w:t>
      </w:r>
      <w:proofErr w:type="spellEnd"/>
      <w:r>
        <w:t xml:space="preserve"> during IN </w:t>
      </w:r>
      <w:r w:rsidR="00AC7975">
        <w:t>activation (E) and inhibition (F</w:t>
      </w:r>
      <w:r>
        <w:t xml:space="preserve">) </w:t>
      </w:r>
      <w:r w:rsidR="005F014D">
        <w:t>over distance</w:t>
      </w:r>
      <w:r>
        <w:t xml:space="preserve"> (n=10173 spike train pairs and 19 mice, n=9778 spike train pairs and 40 mice, respectively)</w:t>
      </w:r>
      <w:r w:rsidR="005F014D">
        <w:t xml:space="preserve">. </w:t>
      </w:r>
    </w:p>
    <w:p w14:paraId="6E077B14" w14:textId="70D13D67" w:rsidR="007727E3" w:rsidRPr="00D36025" w:rsidRDefault="005F014D">
      <w:pPr>
        <w:jc w:val="both"/>
        <w:rPr>
          <w:b/>
        </w:rPr>
      </w:pPr>
      <w:r w:rsidRPr="003F2CFD">
        <w:lastRenderedPageBreak/>
        <w:t xml:space="preserve">In </w:t>
      </w:r>
      <w:r>
        <w:t>(</w:t>
      </w:r>
      <w:r w:rsidR="00E337DE">
        <w:t>B</w:t>
      </w:r>
      <w:r>
        <w:t xml:space="preserve">) regression coefficients are presented as mean </w:t>
      </w:r>
      <w:r w:rsidR="00CC61E1">
        <w:t>and</w:t>
      </w:r>
      <w:r>
        <w:t xml:space="preserve"> 95% C.I.. In (</w:t>
      </w:r>
      <w:r w:rsidR="00AC7975">
        <w:t>E</w:t>
      </w:r>
      <w:r w:rsidR="00E337DE">
        <w:t xml:space="preserve"> and </w:t>
      </w:r>
      <w:r w:rsidR="00AC7975">
        <w:t>F</w:t>
      </w:r>
      <w:r>
        <w:t xml:space="preserve">) data are presented as mean </w:t>
      </w:r>
      <w:r w:rsidRPr="00CD7428">
        <w:t>±</w:t>
      </w:r>
      <w:r>
        <w:t xml:space="preserve"> SEM. </w:t>
      </w:r>
      <w:r w:rsidR="00966640">
        <w:t xml:space="preserve">Asterisks in (B) indicate significant regression coefficients of the respective interactions between variables for STTC at 1 s lag </w:t>
      </w:r>
      <w:r>
        <w:t>Asterisks in (</w:t>
      </w:r>
      <w:r w:rsidR="00E337DE">
        <w:t xml:space="preserve">C and </w:t>
      </w:r>
      <w:r>
        <w:t xml:space="preserve">D) indicate significant effect of </w:t>
      </w:r>
      <w:r w:rsidR="00E337DE">
        <w:t>IN activation and inhibition, respectively</w:t>
      </w:r>
      <w:r>
        <w:t xml:space="preserve">. </w:t>
      </w:r>
      <w:r w:rsidR="00E337DE">
        <w:t xml:space="preserve">Asterisks in (E and F) indicate significant effect of IN activation*distance and IN inhibition*distance interaction, respectively. </w:t>
      </w:r>
      <w:r>
        <w:t>*** p &lt; 0.001. Linear mixed-effect models. For detailed statistical results, see S1 Table.</w:t>
      </w:r>
    </w:p>
    <w:p w14:paraId="3009A747" w14:textId="77777777" w:rsidR="007727E3" w:rsidRPr="00D36025" w:rsidRDefault="007727E3">
      <w:pPr>
        <w:jc w:val="both"/>
        <w:rPr>
          <w:b/>
        </w:rPr>
      </w:pPr>
    </w:p>
    <w:p w14:paraId="491E83A9" w14:textId="064961BD" w:rsidR="00AF1B6C" w:rsidRDefault="00584F3D">
      <w:pPr>
        <w:jc w:val="both"/>
      </w:pPr>
      <w:commentRangeStart w:id="33"/>
      <w:commentRangeStart w:id="34"/>
      <w:r w:rsidRPr="00D36025">
        <w:t>As predicted by modeling and our previous experimental results, opt</w:t>
      </w:r>
      <w:r w:rsidR="00AF1B6C">
        <w:t xml:space="preserve">ogenetic </w:t>
      </w:r>
      <w:r w:rsidRPr="00D36025">
        <w:t xml:space="preserve">modulation of IN activity affected the </w:t>
      </w:r>
      <w:r w:rsidR="00047E1B" w:rsidRPr="00D36025">
        <w:t>STTC values</w:t>
      </w:r>
      <w:r w:rsidRPr="00D36025">
        <w:t xml:space="preserve"> across every investigated timescale (Figure </w:t>
      </w:r>
      <w:r w:rsidR="00047E1B" w:rsidRPr="00D36025">
        <w:t>6</w:t>
      </w:r>
      <w:r w:rsidRPr="00D36025">
        <w:t>A</w:t>
      </w:r>
      <w:r w:rsidR="005F014D">
        <w:t>-B</w:t>
      </w:r>
      <w:r w:rsidRPr="00D36025">
        <w:t xml:space="preserve">). IN </w:t>
      </w:r>
      <w:r w:rsidR="00047E1B" w:rsidRPr="00D36025">
        <w:t xml:space="preserve">stimulation </w:t>
      </w:r>
      <w:r w:rsidRPr="00D36025">
        <w:t xml:space="preserve">resulted in </w:t>
      </w:r>
      <w:r w:rsidR="00047E1B" w:rsidRPr="00D36025">
        <w:t xml:space="preserve">decreased </w:t>
      </w:r>
      <w:r w:rsidR="00AF1B6C">
        <w:t>STTC values</w:t>
      </w:r>
      <w:r w:rsidR="00465BDD" w:rsidRPr="00D36025">
        <w:t xml:space="preserve"> (</w:t>
      </w:r>
      <w:r w:rsidR="00D16416" w:rsidRPr="00D36025">
        <w:t xml:space="preserve">main </w:t>
      </w:r>
      <w:r w:rsidR="00465BDD" w:rsidRPr="00D36025">
        <w:t>IN stimulation effect, p&lt;</w:t>
      </w:r>
      <w:r w:rsidR="0076705E" w:rsidRPr="00D36025">
        <w:t>10</w:t>
      </w:r>
      <w:r w:rsidR="0076705E" w:rsidRPr="00D36025">
        <w:rPr>
          <w:vertAlign w:val="superscript"/>
        </w:rPr>
        <w:t>-</w:t>
      </w:r>
      <w:r w:rsidR="0075488E" w:rsidRPr="00D36025">
        <w:rPr>
          <w:vertAlign w:val="superscript"/>
        </w:rPr>
        <w:t>69</w:t>
      </w:r>
      <w:r w:rsidR="00D16416" w:rsidRPr="00D36025">
        <w:t>, 1</w:t>
      </w:r>
      <w:r w:rsidR="004F5877">
        <w:t xml:space="preserve"> </w:t>
      </w:r>
      <w:r w:rsidR="00D16416" w:rsidRPr="00D36025">
        <w:t>s lag</w:t>
      </w:r>
      <w:r w:rsidR="00951DF0" w:rsidRPr="00D36025">
        <w:t>, linear mixed-effect model</w:t>
      </w:r>
      <w:r w:rsidR="00465BDD" w:rsidRPr="00D36025">
        <w:t>)</w:t>
      </w:r>
      <w:r w:rsidR="00AF1B6C">
        <w:t xml:space="preserve"> </w:t>
      </w:r>
      <w:r w:rsidR="00AF1B6C" w:rsidRPr="00D36025">
        <w:t>(Figure 6</w:t>
      </w:r>
      <w:r w:rsidR="005F014D">
        <w:t>C</w:t>
      </w:r>
      <w:r w:rsidR="00AF1B6C" w:rsidRPr="00D36025">
        <w:t>)</w:t>
      </w:r>
      <w:r w:rsidRPr="00D36025">
        <w:t xml:space="preserve">, whereas IN inhibition </w:t>
      </w:r>
      <w:r w:rsidR="00AF1B6C">
        <w:t xml:space="preserve">increased STTC </w:t>
      </w:r>
      <w:r w:rsidR="00C54826" w:rsidRPr="00D36025">
        <w:t>(</w:t>
      </w:r>
      <w:r w:rsidR="00D16416" w:rsidRPr="00D36025">
        <w:t xml:space="preserve">main </w:t>
      </w:r>
      <w:r w:rsidR="00C54826" w:rsidRPr="00D36025">
        <w:t>IN inhibition effect, p&lt;10</w:t>
      </w:r>
      <w:r w:rsidR="00C54826" w:rsidRPr="00D36025">
        <w:rPr>
          <w:vertAlign w:val="superscript"/>
        </w:rPr>
        <w:t>-</w:t>
      </w:r>
      <w:r w:rsidR="00D16416" w:rsidRPr="00D36025">
        <w:rPr>
          <w:vertAlign w:val="superscript"/>
        </w:rPr>
        <w:t>27</w:t>
      </w:r>
      <w:r w:rsidR="0075488E" w:rsidRPr="00D36025">
        <w:rPr>
          <w:vertAlign w:val="superscript"/>
        </w:rPr>
        <w:t>3</w:t>
      </w:r>
      <w:r w:rsidR="00D16416" w:rsidRPr="00D36025">
        <w:t>, 1</w:t>
      </w:r>
      <w:r w:rsidR="004F5877">
        <w:t xml:space="preserve"> </w:t>
      </w:r>
      <w:r w:rsidR="00D16416" w:rsidRPr="00D36025">
        <w:t>s lag</w:t>
      </w:r>
      <w:r w:rsidR="00951DF0" w:rsidRPr="00D36025">
        <w:t>, linear mixed-effect model</w:t>
      </w:r>
      <w:r w:rsidR="00C54826" w:rsidRPr="00D36025">
        <w:t>)</w:t>
      </w:r>
      <w:r w:rsidR="00AF1B6C">
        <w:t xml:space="preserve"> </w:t>
      </w:r>
      <w:r w:rsidR="00AF1B6C" w:rsidRPr="00D36025">
        <w:t>(Figure 6</w:t>
      </w:r>
      <w:r w:rsidR="005F014D">
        <w:t>D</w:t>
      </w:r>
      <w:r w:rsidR="00AF1B6C" w:rsidRPr="00D36025">
        <w:t>)</w:t>
      </w:r>
      <w:r w:rsidRPr="00D36025">
        <w:t xml:space="preserve">. </w:t>
      </w:r>
    </w:p>
    <w:p w14:paraId="073196EB" w14:textId="578101EA" w:rsidR="00F95221" w:rsidRPr="00D36025" w:rsidRDefault="00584F3D">
      <w:pPr>
        <w:jc w:val="both"/>
      </w:pPr>
      <w:r w:rsidRPr="00D36025">
        <w:t xml:space="preserve">In line with </w:t>
      </w:r>
      <w:r w:rsidR="004F5877">
        <w:t xml:space="preserve">our </w:t>
      </w:r>
      <w:r w:rsidRPr="00D36025">
        <w:t>previous results</w:t>
      </w:r>
      <w:r w:rsidR="00951DF0" w:rsidRPr="00D36025">
        <w:t xml:space="preserve"> indicating that the effect of </w:t>
      </w:r>
      <w:r w:rsidR="004F5877">
        <w:t xml:space="preserve">the developmental </w:t>
      </w:r>
      <w:r w:rsidR="00951DF0" w:rsidRPr="00D36025">
        <w:t xml:space="preserve">increased inhibition </w:t>
      </w:r>
      <w:r w:rsidR="008734A1">
        <w:t xml:space="preserve">is </w:t>
      </w:r>
      <w:r w:rsidR="00951DF0" w:rsidRPr="00D36025">
        <w:t xml:space="preserve">particularly </w:t>
      </w:r>
      <w:r w:rsidR="008734A1">
        <w:t xml:space="preserve">strong on </w:t>
      </w:r>
      <w:r w:rsidR="00951DF0" w:rsidRPr="00D36025">
        <w:t>nearby neurons</w:t>
      </w:r>
      <w:r w:rsidR="008734A1">
        <w:t xml:space="preserve"> (Figure 3D)</w:t>
      </w:r>
      <w:r w:rsidRPr="00D36025">
        <w:t xml:space="preserve">, IN modulation had a larger impact on STTC values of nearby neurons when compared to pairs that </w:t>
      </w:r>
      <w:r w:rsidR="00047E1B" w:rsidRPr="00D36025">
        <w:t xml:space="preserve">are further apart </w:t>
      </w:r>
      <w:r w:rsidR="00D16416" w:rsidRPr="00D36025">
        <w:t>(IN stimulation*distance interaction, p&lt;10</w:t>
      </w:r>
      <w:r w:rsidR="00D16416" w:rsidRPr="00D36025">
        <w:rPr>
          <w:vertAlign w:val="superscript"/>
        </w:rPr>
        <w:t>-</w:t>
      </w:r>
      <w:r w:rsidR="0075488E" w:rsidRPr="00D36025">
        <w:rPr>
          <w:vertAlign w:val="superscript"/>
        </w:rPr>
        <w:t>4</w:t>
      </w:r>
      <w:r w:rsidR="008734A1">
        <w:t xml:space="preserve">; </w:t>
      </w:r>
      <w:r w:rsidR="008734A1" w:rsidRPr="00D36025">
        <w:t xml:space="preserve">IN </w:t>
      </w:r>
      <w:r w:rsidR="008734A1">
        <w:t>inhibition</w:t>
      </w:r>
      <w:r w:rsidR="008734A1" w:rsidRPr="00D36025">
        <w:t xml:space="preserve">*distance interaction </w:t>
      </w:r>
      <w:r w:rsidR="00D16416" w:rsidRPr="00D36025">
        <w:t>p&lt;10</w:t>
      </w:r>
      <w:r w:rsidR="00D16416" w:rsidRPr="00D36025">
        <w:rPr>
          <w:vertAlign w:val="superscript"/>
        </w:rPr>
        <w:t>-</w:t>
      </w:r>
      <w:r w:rsidR="0075488E" w:rsidRPr="00D36025">
        <w:rPr>
          <w:vertAlign w:val="superscript"/>
        </w:rPr>
        <w:t>8</w:t>
      </w:r>
      <w:r w:rsidR="00D16416" w:rsidRPr="00D36025">
        <w:t>, 1</w:t>
      </w:r>
      <w:r w:rsidR="004F5877">
        <w:t xml:space="preserve"> </w:t>
      </w:r>
      <w:r w:rsidR="00D16416" w:rsidRPr="00D36025">
        <w:t xml:space="preserve">s lag, </w:t>
      </w:r>
      <w:r w:rsidR="00951DF0" w:rsidRPr="00D36025">
        <w:t>linear mixed-effect model</w:t>
      </w:r>
      <w:r w:rsidR="00D16416" w:rsidRPr="00D36025">
        <w:t xml:space="preserve">) </w:t>
      </w:r>
      <w:r w:rsidR="00047E1B" w:rsidRPr="00D36025">
        <w:t xml:space="preserve">(Figure </w:t>
      </w:r>
      <w:r w:rsidR="00F95221" w:rsidRPr="00D36025">
        <w:t>6</w:t>
      </w:r>
      <w:r w:rsidR="005F014D">
        <w:t>E</w:t>
      </w:r>
      <w:r w:rsidRPr="00D36025">
        <w:t xml:space="preserve">). </w:t>
      </w:r>
    </w:p>
    <w:p w14:paraId="7D630FC1" w14:textId="549AB998" w:rsidR="007727E3" w:rsidRPr="00D36025" w:rsidRDefault="00584F3D">
      <w:pPr>
        <w:jc w:val="both"/>
      </w:pPr>
      <w:r w:rsidRPr="00D36025">
        <w:t xml:space="preserve">Conversely, </w:t>
      </w:r>
      <w:r w:rsidR="00F95221" w:rsidRPr="00D36025">
        <w:t xml:space="preserve">when fitting a separate </w:t>
      </w:r>
      <w:r w:rsidR="007B53D4">
        <w:t xml:space="preserve">statistical </w:t>
      </w:r>
      <w:r w:rsidR="00F95221" w:rsidRPr="00D36025">
        <w:t xml:space="preserve">model that included </w:t>
      </w:r>
      <w:r w:rsidRPr="00D36025">
        <w:t xml:space="preserve">the “spatial </w:t>
      </w:r>
      <w:r w:rsidR="008734A1">
        <w:t>configuration</w:t>
      </w:r>
      <w:r w:rsidRPr="00D36025">
        <w:t>” of the neuron pair</w:t>
      </w:r>
      <w:r w:rsidR="00F95221" w:rsidRPr="00D36025">
        <w:t>, we found that it</w:t>
      </w:r>
      <w:r w:rsidRPr="00D36025">
        <w:t xml:space="preserve"> only weakly affected STTC </w:t>
      </w:r>
      <w:r w:rsidR="00D16416" w:rsidRPr="00D36025">
        <w:t>(IN stimulation/inhibition*spatial configuration interaction, p=0.21 and p&lt;</w:t>
      </w:r>
      <w:r w:rsidR="0075488E" w:rsidRPr="00D36025">
        <w:t>0.00</w:t>
      </w:r>
      <w:r w:rsidR="00D16416" w:rsidRPr="00D36025">
        <w:t>2, 1</w:t>
      </w:r>
      <w:r w:rsidR="004F5877">
        <w:t xml:space="preserve"> </w:t>
      </w:r>
      <w:r w:rsidR="00D16416" w:rsidRPr="00D36025">
        <w:t>s lag, respectively</w:t>
      </w:r>
      <w:r w:rsidR="00987F8E" w:rsidRPr="00D36025">
        <w:t>, linear mixed-effect model</w:t>
      </w:r>
      <w:r w:rsidR="00D16416" w:rsidRPr="00D36025">
        <w:t xml:space="preserve">) </w:t>
      </w:r>
      <w:r w:rsidRPr="00D36025">
        <w:t>(Supp. Figure 6C-</w:t>
      </w:r>
      <w:r w:rsidR="00A231E8" w:rsidRPr="00D36025">
        <w:t>F</w:t>
      </w:r>
      <w:r w:rsidRPr="00D36025">
        <w:t xml:space="preserve">). </w:t>
      </w:r>
      <w:r w:rsidR="008734A1">
        <w:t>Further, w</w:t>
      </w:r>
      <w:r w:rsidRPr="00D36025">
        <w:t>hen fitting a</w:t>
      </w:r>
      <w:r w:rsidR="00BD30FB">
        <w:t>nother</w:t>
      </w:r>
      <w:r w:rsidRPr="00D36025">
        <w:t xml:space="preserve"> </w:t>
      </w:r>
      <w:r w:rsidR="007B53D4">
        <w:t xml:space="preserve">statistical </w:t>
      </w:r>
      <w:r w:rsidRPr="00D36025">
        <w:t>model that included age</w:t>
      </w:r>
      <w:r w:rsidR="008734A1">
        <w:t xml:space="preserve"> as a covariate</w:t>
      </w:r>
      <w:r w:rsidRPr="00D36025">
        <w:t xml:space="preserve">, we found that age interacted with IN </w:t>
      </w:r>
      <w:r w:rsidR="00F95221" w:rsidRPr="00D36025">
        <w:t>inhibition/stimulation</w:t>
      </w:r>
      <w:r w:rsidRPr="00D36025">
        <w:t xml:space="preserve">, </w:t>
      </w:r>
      <w:r w:rsidR="008F1971" w:rsidRPr="00D36025">
        <w:t>leading to larger effects of IN manipulation</w:t>
      </w:r>
      <w:r w:rsidR="008734A1">
        <w:t xml:space="preserve"> </w:t>
      </w:r>
      <w:r w:rsidR="008F1971" w:rsidRPr="00D36025">
        <w:t>(IN stimulation*age interaction, p&lt;10</w:t>
      </w:r>
      <w:r w:rsidR="008F1971" w:rsidRPr="00D36025">
        <w:rPr>
          <w:vertAlign w:val="superscript"/>
        </w:rPr>
        <w:t>-</w:t>
      </w:r>
      <w:r w:rsidR="0075488E" w:rsidRPr="00D36025">
        <w:rPr>
          <w:vertAlign w:val="superscript"/>
        </w:rPr>
        <w:t>3</w:t>
      </w:r>
      <w:r w:rsidR="008734A1">
        <w:t xml:space="preserve">; </w:t>
      </w:r>
      <w:r w:rsidR="008734A1" w:rsidRPr="00D36025">
        <w:t xml:space="preserve">IN </w:t>
      </w:r>
      <w:r w:rsidR="008734A1">
        <w:t>inhibition</w:t>
      </w:r>
      <w:r w:rsidR="008734A1" w:rsidRPr="00D36025">
        <w:t xml:space="preserve">*age interaction </w:t>
      </w:r>
      <w:r w:rsidR="008F1971" w:rsidRPr="00D36025">
        <w:t>p&lt;10</w:t>
      </w:r>
      <w:r w:rsidR="008F1971" w:rsidRPr="00D36025">
        <w:rPr>
          <w:vertAlign w:val="superscript"/>
        </w:rPr>
        <w:t>-24</w:t>
      </w:r>
      <w:r w:rsidR="008F1971" w:rsidRPr="00D36025">
        <w:t>, 1</w:t>
      </w:r>
      <w:r w:rsidR="004F5877">
        <w:t xml:space="preserve"> </w:t>
      </w:r>
      <w:r w:rsidR="008F1971" w:rsidRPr="00D36025">
        <w:t>s lag, respectively</w:t>
      </w:r>
      <w:r w:rsidR="00987F8E" w:rsidRPr="00D36025">
        <w:t>, linear mixed-effect model</w:t>
      </w:r>
      <w:r w:rsidR="008F1971" w:rsidRPr="00D36025">
        <w:t xml:space="preserve">) </w:t>
      </w:r>
      <w:r w:rsidR="00A231E8" w:rsidRPr="00D36025">
        <w:t>(Supp. Figure 6G</w:t>
      </w:r>
      <w:r w:rsidRPr="00D36025">
        <w:t>).</w:t>
      </w:r>
    </w:p>
    <w:p w14:paraId="61200068" w14:textId="28011CF4" w:rsidR="00465BDD" w:rsidRPr="00D36025" w:rsidRDefault="00584F3D">
      <w:pPr>
        <w:jc w:val="both"/>
      </w:pPr>
      <w:r w:rsidRPr="00D36025">
        <w:t>In summary, th</w:t>
      </w:r>
      <w:r w:rsidR="00AD590B">
        <w:t>e</w:t>
      </w:r>
      <w:r w:rsidRPr="00D36025">
        <w:t>s</w:t>
      </w:r>
      <w:r w:rsidR="00AD590B">
        <w:t>e</w:t>
      </w:r>
      <w:r w:rsidRPr="00D36025">
        <w:t xml:space="preserve"> data strengthen our previous modeling and correlative </w:t>
      </w:r>
      <w:r w:rsidR="008F1971" w:rsidRPr="00D36025">
        <w:t xml:space="preserve">experimental </w:t>
      </w:r>
      <w:r w:rsidRPr="00D36025">
        <w:t xml:space="preserve">results </w:t>
      </w:r>
      <w:r w:rsidR="00AD590B">
        <w:t xml:space="preserve">and </w:t>
      </w:r>
      <w:r w:rsidRPr="00D36025">
        <w:t>indicat</w:t>
      </w:r>
      <w:r w:rsidR="00AD590B">
        <w:t>e</w:t>
      </w:r>
      <w:r w:rsidRPr="00D36025">
        <w:t xml:space="preserve"> that IN manipulation causally impacts </w:t>
      </w:r>
      <w:r w:rsidR="008734A1">
        <w:t>pairwise correlations between spike trains</w:t>
      </w:r>
      <w:r w:rsidR="008F1971" w:rsidRPr="00D36025">
        <w:t>.</w:t>
      </w:r>
      <w:r w:rsidR="00987F8E" w:rsidRPr="00D36025">
        <w:t xml:space="preserve"> The effect of IN manipulation </w:t>
      </w:r>
      <w:r w:rsidR="00AD590B">
        <w:t>increases</w:t>
      </w:r>
      <w:r w:rsidR="00987F8E" w:rsidRPr="00D36025">
        <w:t xml:space="preserve"> as mice develop, in agreement with the notion that </w:t>
      </w:r>
      <w:commentRangeStart w:id="35"/>
      <w:commentRangeStart w:id="36"/>
      <w:r w:rsidR="00987F8E" w:rsidRPr="00D36025">
        <w:t xml:space="preserve">inhibition </w:t>
      </w:r>
      <w:r w:rsidR="00AD590B">
        <w:t xml:space="preserve">strengthens </w:t>
      </w:r>
      <w:r w:rsidR="00987F8E" w:rsidRPr="00D36025">
        <w:t>throughout development.</w:t>
      </w:r>
      <w:commentRangeEnd w:id="35"/>
      <w:r w:rsidR="00B74700">
        <w:rPr>
          <w:rStyle w:val="CommentReference"/>
        </w:rPr>
        <w:commentReference w:id="35"/>
      </w:r>
      <w:commentRangeEnd w:id="33"/>
      <w:commentRangeEnd w:id="36"/>
      <w:r w:rsidR="008734A1">
        <w:rPr>
          <w:rStyle w:val="CommentReference"/>
        </w:rPr>
        <w:commentReference w:id="36"/>
      </w:r>
      <w:r w:rsidR="007D1973">
        <w:rPr>
          <w:rStyle w:val="CommentReference"/>
        </w:rPr>
        <w:commentReference w:id="33"/>
      </w:r>
      <w:commentRangeEnd w:id="34"/>
      <w:r w:rsidR="008734A1">
        <w:rPr>
          <w:rStyle w:val="CommentReference"/>
        </w:rPr>
        <w:commentReference w:id="34"/>
      </w:r>
    </w:p>
    <w:p w14:paraId="753BBA84" w14:textId="23002EA4" w:rsidR="007727E3" w:rsidRPr="00D36025" w:rsidRDefault="00974BBF">
      <w:pPr>
        <w:jc w:val="both"/>
      </w:pPr>
      <w:r w:rsidRPr="00974BBF">
        <w:rPr>
          <w:noProof/>
          <w:lang w:val="en-US"/>
        </w:rPr>
        <w:lastRenderedPageBreak/>
        <w:drawing>
          <wp:inline distT="0" distB="0" distL="0" distR="0" wp14:anchorId="1B5C3397" wp14:editId="4EF577B7">
            <wp:extent cx="5760720" cy="6301996"/>
            <wp:effectExtent l="0" t="0" r="0" b="3810"/>
            <wp:docPr id="24" name="Picture 24" descr="E:\PFC micro\figures paper\cropped pngs\supp. fig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FC micro\figures paper\cropped pngs\supp. figure 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6301996"/>
                    </a:xfrm>
                    <a:prstGeom prst="rect">
                      <a:avLst/>
                    </a:prstGeom>
                    <a:noFill/>
                    <a:ln>
                      <a:noFill/>
                    </a:ln>
                  </pic:spPr>
                </pic:pic>
              </a:graphicData>
            </a:graphic>
          </wp:inline>
        </w:drawing>
      </w:r>
    </w:p>
    <w:p w14:paraId="4EED54C1" w14:textId="77777777" w:rsidR="00573DE5" w:rsidRDefault="00584F3D" w:rsidP="00B72957">
      <w:pPr>
        <w:jc w:val="both"/>
        <w:rPr>
          <w:b/>
        </w:rPr>
      </w:pPr>
      <w:r w:rsidRPr="00D36025">
        <w:rPr>
          <w:b/>
        </w:rPr>
        <w:t xml:space="preserve">Supp. Figure 6, related to Figure </w:t>
      </w:r>
      <w:r w:rsidR="00A7320F" w:rsidRPr="00D36025">
        <w:rPr>
          <w:b/>
        </w:rPr>
        <w:t>6</w:t>
      </w:r>
      <w:r w:rsidRPr="00D36025">
        <w:rPr>
          <w:b/>
        </w:rPr>
        <w:t xml:space="preserve">. </w:t>
      </w:r>
      <w:r w:rsidR="00BB4AC0" w:rsidRPr="00D36025">
        <w:rPr>
          <w:b/>
        </w:rPr>
        <w:t xml:space="preserve">Bidirectional optogenetic manipulation of IN activity effects on STTC depends on </w:t>
      </w:r>
      <w:r w:rsidRPr="00D36025">
        <w:rPr>
          <w:b/>
        </w:rPr>
        <w:t>spatial configuration</w:t>
      </w:r>
      <w:r w:rsidR="00BB4AC0" w:rsidRPr="00D36025">
        <w:rPr>
          <w:b/>
        </w:rPr>
        <w:t>s</w:t>
      </w:r>
      <w:r w:rsidRPr="00D36025">
        <w:rPr>
          <w:b/>
        </w:rPr>
        <w:t xml:space="preserve"> and age.</w:t>
      </w:r>
      <w:r w:rsidR="0060726A">
        <w:rPr>
          <w:b/>
        </w:rPr>
        <w:t xml:space="preserve"> </w:t>
      </w:r>
    </w:p>
    <w:p w14:paraId="1BA141FE" w14:textId="77777777" w:rsidR="00741454" w:rsidRDefault="0060726A" w:rsidP="00B72957">
      <w:pPr>
        <w:jc w:val="both"/>
      </w:pPr>
      <w:r>
        <w:t>(</w:t>
      </w:r>
      <w:r w:rsidRPr="001902F1">
        <w:rPr>
          <w:b/>
        </w:rPr>
        <w:t>A</w:t>
      </w:r>
      <w:r>
        <w:t xml:space="preserve"> and </w:t>
      </w:r>
      <w:r w:rsidRPr="001902F1">
        <w:rPr>
          <w:b/>
        </w:rPr>
        <w:t>B</w:t>
      </w:r>
      <w:r>
        <w:t xml:space="preserve">) Scatter plot displaying Pearson (A) and Spearman (B) </w:t>
      </w:r>
      <w:r w:rsidR="00070499">
        <w:t>correlation</w:t>
      </w:r>
      <w:r>
        <w:t xml:space="preserve"> coefficient</w:t>
      </w:r>
      <w:r w:rsidR="00070499">
        <w:t>s</w:t>
      </w:r>
      <w:r>
        <w:t xml:space="preserve"> for </w:t>
      </w:r>
      <w:proofErr w:type="spellStart"/>
      <w:r>
        <w:t>STTC</w:t>
      </w:r>
      <w:r w:rsidR="00070499">
        <w:t>pre</w:t>
      </w:r>
      <w:proofErr w:type="spellEnd"/>
      <w:r w:rsidR="00070499">
        <w:t xml:space="preserve"> and </w:t>
      </w:r>
      <w:proofErr w:type="spellStart"/>
      <w:r w:rsidR="00070499">
        <w:t>STTCstim</w:t>
      </w:r>
      <w:proofErr w:type="spellEnd"/>
      <w:r>
        <w:t xml:space="preserve"> </w:t>
      </w:r>
      <w:r w:rsidR="00070499">
        <w:t xml:space="preserve">with STTC </w:t>
      </w:r>
      <w:r>
        <w:t xml:space="preserve">computed on </w:t>
      </w:r>
      <w:r w:rsidR="00070499">
        <w:t xml:space="preserve">baseline data over lags </w:t>
      </w:r>
      <w:r>
        <w:t>(</w:t>
      </w:r>
      <w:r w:rsidR="00070499">
        <w:t>n=19951 spike train pairs and 59 mice</w:t>
      </w:r>
      <w:r>
        <w:t>).</w:t>
      </w:r>
      <w:r w:rsidR="00070499">
        <w:t xml:space="preserve"> </w:t>
      </w:r>
    </w:p>
    <w:p w14:paraId="50F0FBCA" w14:textId="77777777" w:rsidR="00741454" w:rsidRDefault="00070499" w:rsidP="00B72957">
      <w:pPr>
        <w:jc w:val="both"/>
      </w:pPr>
      <w:r>
        <w:t>(</w:t>
      </w:r>
      <w:r w:rsidRPr="001902F1">
        <w:rPr>
          <w:b/>
        </w:rPr>
        <w:t>C</w:t>
      </w:r>
      <w:r>
        <w:t xml:space="preserve">) Multivariate linear regression coefficients </w:t>
      </w:r>
      <w:r w:rsidR="004E1958">
        <w:t xml:space="preserve">for IN stimulation </w:t>
      </w:r>
      <w:r w:rsidR="00B72957">
        <w:t xml:space="preserve">interaction with spatial configuration </w:t>
      </w:r>
      <w:r>
        <w:t xml:space="preserve">as a function of </w:t>
      </w:r>
      <w:r w:rsidR="004E1958">
        <w:t xml:space="preserve">STTC </w:t>
      </w:r>
      <w:r>
        <w:t>lag (</w:t>
      </w:r>
      <w:r w:rsidR="00B72957">
        <w:t>n=10173 spike train pairs and 19 mice</w:t>
      </w:r>
      <w:r>
        <w:t>).</w:t>
      </w:r>
    </w:p>
    <w:p w14:paraId="58DB9720" w14:textId="77777777" w:rsidR="00741454" w:rsidRDefault="004E1958" w:rsidP="00B72957">
      <w:pPr>
        <w:jc w:val="both"/>
      </w:pPr>
      <w:r>
        <w:t>(</w:t>
      </w:r>
      <w:r w:rsidRPr="001902F1">
        <w:rPr>
          <w:b/>
        </w:rPr>
        <w:t>D</w:t>
      </w:r>
      <w:r>
        <w:t xml:space="preserve">) </w:t>
      </w:r>
      <w:proofErr w:type="spellStart"/>
      <w:r w:rsidR="00B72957">
        <w:t>STTCpre</w:t>
      </w:r>
      <w:proofErr w:type="spellEnd"/>
      <w:r w:rsidR="00B72957">
        <w:t xml:space="preserve"> and </w:t>
      </w:r>
      <w:proofErr w:type="spellStart"/>
      <w:r w:rsidR="00B72957">
        <w:t>STTCstim</w:t>
      </w:r>
      <w:proofErr w:type="spellEnd"/>
      <w:r w:rsidR="00B72957">
        <w:t xml:space="preserve"> with respect to spatial configuration (n=10173 spike train pairs and 19 mice). </w:t>
      </w:r>
    </w:p>
    <w:p w14:paraId="7C38497F" w14:textId="77777777" w:rsidR="00741454" w:rsidRDefault="004E1958" w:rsidP="00B72957">
      <w:pPr>
        <w:jc w:val="both"/>
      </w:pPr>
      <w:r>
        <w:t>(</w:t>
      </w:r>
      <w:r w:rsidRPr="001902F1">
        <w:rPr>
          <w:b/>
        </w:rPr>
        <w:t>E</w:t>
      </w:r>
      <w:r>
        <w:t xml:space="preserve"> and </w:t>
      </w:r>
      <w:r w:rsidRPr="001902F1">
        <w:rPr>
          <w:b/>
        </w:rPr>
        <w:t>F</w:t>
      </w:r>
      <w:r>
        <w:t xml:space="preserve">) Same as (C and D) for IN inhibition (n=9778 spike train pairs and 40 mice). </w:t>
      </w:r>
    </w:p>
    <w:p w14:paraId="0D1D97D2" w14:textId="77777777" w:rsidR="00741454" w:rsidRDefault="00B72957" w:rsidP="00B72957">
      <w:pPr>
        <w:jc w:val="both"/>
      </w:pPr>
      <w:r>
        <w:t>(</w:t>
      </w:r>
      <w:r w:rsidRPr="001902F1">
        <w:rPr>
          <w:b/>
        </w:rPr>
        <w:t>G</w:t>
      </w:r>
      <w:r>
        <w:t>) Multivariate linear regression coefficients for IN stimulation (blue) and IN inhibition (yellow) interaction with age as a function of STTC lag (n=10173 spike train pairs and 19 mice and n=9778 spike train pairs and 40 mice, respectively).</w:t>
      </w:r>
      <w:r w:rsidR="00974BBF">
        <w:t xml:space="preserve"> </w:t>
      </w:r>
    </w:p>
    <w:p w14:paraId="07DA7BED" w14:textId="1C58E569" w:rsidR="00B72957" w:rsidRPr="00D36025" w:rsidRDefault="00974BBF" w:rsidP="00B72957">
      <w:pPr>
        <w:jc w:val="both"/>
        <w:rPr>
          <w:b/>
        </w:rPr>
      </w:pPr>
      <w:r>
        <w:t xml:space="preserve">Asterisks in (D and F) indicate significant effect of IN stimulation (D) and inhibition (F).  </w:t>
      </w:r>
      <w:r w:rsidR="00CB46DF">
        <w:t xml:space="preserve">Asterisks in (E and G) indicate significant regression coefficients of the respective interactions </w:t>
      </w:r>
      <w:r w:rsidR="00CB46DF">
        <w:lastRenderedPageBreak/>
        <w:t xml:space="preserve">between variables for STTC at 1 s lag. </w:t>
      </w:r>
      <w:r>
        <w:t xml:space="preserve">** p &lt; 0.001; *** p &lt; 0.001. </w:t>
      </w:r>
      <w:r w:rsidR="00B72957" w:rsidRPr="003F2CFD">
        <w:t xml:space="preserve">In </w:t>
      </w:r>
      <w:r w:rsidR="00B72957">
        <w:t xml:space="preserve">(C, E and G) regression coefficients are presented as mean </w:t>
      </w:r>
      <w:r w:rsidR="00741454">
        <w:t>and</w:t>
      </w:r>
      <w:r w:rsidR="00B72957">
        <w:t xml:space="preserve"> 95% C.I.. In (D and F) data are presented as mean </w:t>
      </w:r>
      <w:r w:rsidR="00B72957" w:rsidRPr="00CD7428">
        <w:t>±</w:t>
      </w:r>
      <w:r w:rsidR="00B72957">
        <w:t xml:space="preserve"> SEM. Linear mixed-effect models. For detailed statistical results, see S1 Table.</w:t>
      </w:r>
    </w:p>
    <w:p w14:paraId="0F6F5331" w14:textId="0BECA083" w:rsidR="007727E3" w:rsidRPr="00D36025" w:rsidRDefault="007727E3">
      <w:pPr>
        <w:jc w:val="both"/>
      </w:pPr>
    </w:p>
    <w:p w14:paraId="3CD72E61" w14:textId="77777777" w:rsidR="007727E3" w:rsidRPr="00D36025" w:rsidRDefault="007727E3">
      <w:pPr>
        <w:jc w:val="both"/>
      </w:pPr>
    </w:p>
    <w:p w14:paraId="261B2631" w14:textId="77777777" w:rsidR="007727E3" w:rsidRPr="00D36025" w:rsidRDefault="007727E3">
      <w:pPr>
        <w:jc w:val="both"/>
      </w:pPr>
    </w:p>
    <w:p w14:paraId="7A94EF4D" w14:textId="4C1B53B1" w:rsidR="007727E3" w:rsidRPr="00003F2E" w:rsidRDefault="00584F3D" w:rsidP="00B72957">
      <w:pPr>
        <w:pStyle w:val="Heading2"/>
        <w:spacing w:after="240"/>
        <w:ind w:left="386" w:hanging="386"/>
        <w:jc w:val="both"/>
        <w:rPr>
          <w:rFonts w:ascii="Times New Roman" w:hAnsi="Times New Roman" w:cs="Times New Roman"/>
          <w:b/>
          <w:color w:val="auto"/>
          <w:sz w:val="24"/>
        </w:rPr>
      </w:pPr>
      <w:bookmarkStart w:id="37" w:name="_bfprlnv92tmi" w:colFirst="0" w:colLast="0"/>
      <w:bookmarkEnd w:id="37"/>
      <w:r w:rsidRPr="00003F2E">
        <w:rPr>
          <w:rFonts w:ascii="Times New Roman" w:hAnsi="Times New Roman" w:cs="Times New Roman"/>
          <w:b/>
          <w:color w:val="auto"/>
          <w:sz w:val="24"/>
        </w:rPr>
        <w:t xml:space="preserve">Mouse models with </w:t>
      </w:r>
      <w:r w:rsidR="00617C5F">
        <w:rPr>
          <w:rFonts w:ascii="Times New Roman" w:hAnsi="Times New Roman" w:cs="Times New Roman"/>
          <w:b/>
          <w:color w:val="auto"/>
          <w:sz w:val="24"/>
        </w:rPr>
        <w:t xml:space="preserve">altered </w:t>
      </w:r>
      <w:r w:rsidRPr="00003F2E">
        <w:rPr>
          <w:rFonts w:ascii="Times New Roman" w:hAnsi="Times New Roman" w:cs="Times New Roman"/>
          <w:b/>
          <w:color w:val="auto"/>
          <w:sz w:val="24"/>
        </w:rPr>
        <w:t xml:space="preserve">developmental </w:t>
      </w:r>
      <w:r w:rsidR="00617C5F">
        <w:rPr>
          <w:rFonts w:ascii="Times New Roman" w:hAnsi="Times New Roman" w:cs="Times New Roman"/>
          <w:b/>
          <w:color w:val="auto"/>
          <w:sz w:val="24"/>
        </w:rPr>
        <w:t>E-I ratio</w:t>
      </w:r>
      <w:r w:rsidRPr="00003F2E">
        <w:rPr>
          <w:rFonts w:ascii="Times New Roman" w:hAnsi="Times New Roman" w:cs="Times New Roman"/>
          <w:b/>
          <w:color w:val="auto"/>
          <w:sz w:val="24"/>
        </w:rPr>
        <w:t xml:space="preserve"> have impaired </w:t>
      </w:r>
      <w:r w:rsidR="00A231E8" w:rsidRPr="00003F2E">
        <w:rPr>
          <w:rFonts w:ascii="Times New Roman" w:hAnsi="Times New Roman" w:cs="Times New Roman"/>
          <w:b/>
          <w:color w:val="auto"/>
          <w:sz w:val="24"/>
        </w:rPr>
        <w:t>correlated activity</w:t>
      </w:r>
    </w:p>
    <w:p w14:paraId="3EAD6472" w14:textId="5E6EBE93" w:rsidR="007727E3" w:rsidRPr="00D36025" w:rsidRDefault="00584F3D" w:rsidP="00B72957">
      <w:pPr>
        <w:spacing w:after="120"/>
        <w:jc w:val="both"/>
      </w:pPr>
      <w:r w:rsidRPr="00D36025">
        <w:t xml:space="preserve">Developmental imbalances in </w:t>
      </w:r>
      <w:r w:rsidR="0051185A">
        <w:t>E-I ratio</w:t>
      </w:r>
      <w:r w:rsidR="008F1971" w:rsidRPr="00D36025">
        <w:t xml:space="preserve"> </w:t>
      </w:r>
      <w:r w:rsidRPr="00D36025">
        <w:t xml:space="preserve">have been </w:t>
      </w:r>
      <w:r w:rsidR="00BD30FB">
        <w:t>linked</w:t>
      </w:r>
      <w:r w:rsidR="007D1973">
        <w:t xml:space="preserve"> to</w:t>
      </w:r>
      <w:r w:rsidRPr="00D36025">
        <w:t xml:space="preserve"> the pathophysiology of neurodevelopmental disorders</w:t>
      </w:r>
      <w:r w:rsidR="00230722" w:rsidRPr="00D36025">
        <w:fldChar w:fldCharType="begin"/>
      </w:r>
      <w:r w:rsidR="00D1268E">
        <w:instrText xml:space="preserve"> ADDIN ZOTERO_ITEM CSL_CITATION {"citationID":"13H6V1Tn","properties":{"formattedCitation":"\\super 25,42\\nosupersub{}","plainCitation":"25,42","noteIndex":0},"citationItems":[{"id":1001,"uris":["http://zotero.org/groups/2749059/items/L3Z6EPBT"],"uri":["http://zotero.org/groups/2749059/items/L3Z6EPBT"],"itemData":{"id":1001,"type":"article-journal","abstract":"Disturbed neuronal activity in neuropsychiatric pathologies emerges during development and might cause multifold neuronal dysfunction by interfering with apoptosis, dendritic growth, and synapse formation. However, how altered electrical activity early in life affects neuronal function and behavior in adults is unknown. Here, we address this question by transiently increasing the coordinated activity of layer 2/3 pyramidal neurons in the medial prefrontal cortex of neonatal mice and monitoring long-term functional and behavioral consequences. We show that increased activity during early development causes premature maturation of pyramidal neurons and affects interneuronal density. Consequently, altered inhibitory feedback by fast-spiking interneurons and excitation/inhibition imbalance in prefrontal circuits of young adults result in weaker evoked synchronization of gamma frequency. These structural and functional changes ultimately lead to poorer mnemonic and social abilities. Thus, prefrontal activity during early development actively controls the cognitive performance of adults and might be critical for cognitive symptoms in neuropsychiatric diseases.","container-title":"Neuron","DOI":"10.1016/j.neuron.2021.02.011","ISSN":"1097-4199","journalAbbreviation":"Neuron","language":"eng","note":"PMID: 33675685","source":"PubMed","title":"A transient developmental increase in prefrontal activity alters network maturation and causes cognitive dysfunction in adult mice","author":[{"family":"Bitzenhofer","given":"Sebastian H."},{"family":"Pöpplau","given":"Jastyn A."},{"family":"Chini","given":"Mattia"},{"family":"Marquardt","given":"Annette"},{"family":"Hanganu-Opatz","given":"Ileana L."}],"issued":{"date-parts":[["2021",2,24]]}}},{"id":867,"uris":["http://zotero.org/groups/2749059/items/FRGQQFA4"],"uri":["http://zotero.org/groups/2749059/items/FRGQQFA4"],"itemData":{"id":867,"type":"article-journal","abstract":"Distinct genetic forms of autism are hypothesized to share a common increase in excitation-inhibition (E-I) ratio in cerebral cortex, causing hyperexcitability and excess spiking. We provide a systematic test of this hypothesis across 4 mouse models (Fmr1-/y, Cntnap2-/-, 16p11.2del/+, Tsc2+/-), focusing on somatosensory cortex. All autism mutants showed reduced feedforward inhibition in layer 2/3 coupled with more modest, variable reduction in feedforward excitation, driving a common increase in E-I conductance ratio. Despite this, feedforward spiking, synaptic depolarization, and spontaneous spiking were largely normal. Modeling revealed that E and I conductance changes in each mutant were quantitatively matched to yield stable, not increased, synaptic depolarization for cells near spike threshold. Correspondingly, whisker-evoked spiking was not increased in vivo despite detectably reduced inhibition. Thus, elevated E-I ratio is a common circuit phenotype but appears to reflect homeostatic stabilization of synaptic drive rather than driving network hyperexcitability in autism.","container-title":"Neuron","DOI":"10.1016/j.neuron.2018.12.026","ISSN":"1097-4199","issue":"4","journalAbbreviation":"Neuron","language":"eng","note":"PMID: 30679017\nPMCID: PMC6733271","page":"648-661.e4","source":"PubMed","title":"Increased Excitation-Inhibition Ratio Stabilizes Synapse and Circuit Excitability in Four Autism Mouse Models","volume":"101","author":[{"family":"Antoine","given":"Michelle W."},{"family":"Langberg","given":"Tomer"},{"family":"Schnepel","given":"Philipp"},{"family":"Feldman","given":"Daniel E."}],"issued":{"date-parts":[["2019",2,20]]}}}],"schema":"https://github.com/citation-style-language/schema/raw/master/csl-citation.json"} </w:instrText>
      </w:r>
      <w:r w:rsidR="00230722" w:rsidRPr="00D36025">
        <w:fldChar w:fldCharType="separate"/>
      </w:r>
      <w:r w:rsidR="00D1268E" w:rsidRPr="00D1268E">
        <w:rPr>
          <w:vertAlign w:val="superscript"/>
        </w:rPr>
        <w:t>25,42</w:t>
      </w:r>
      <w:r w:rsidR="00230722" w:rsidRPr="00D36025">
        <w:fldChar w:fldCharType="end"/>
      </w:r>
      <w:r w:rsidRPr="00D36025">
        <w:t xml:space="preserve">. A corollary of the results that we have discussed so far is that impaired </w:t>
      </w:r>
      <w:r w:rsidR="0051185A">
        <w:t>E-I ratio</w:t>
      </w:r>
      <w:r w:rsidRPr="00D36025">
        <w:t xml:space="preserve"> would predict altered </w:t>
      </w:r>
      <w:r w:rsidR="00A231E8" w:rsidRPr="00D36025">
        <w:t xml:space="preserve">correlation levels </w:t>
      </w:r>
      <w:r w:rsidRPr="00D36025">
        <w:t>of neuronal activity. To test this hypothesis, we interrogated two open-source datasets</w:t>
      </w:r>
      <w:r w:rsidR="007D1973">
        <w:t xml:space="preserve"> that we recently published</w:t>
      </w:r>
      <w:r w:rsidR="00230722" w:rsidRPr="00D36025">
        <w:fldChar w:fldCharType="begin"/>
      </w:r>
      <w:r w:rsidR="001C19F4">
        <w:instrText xml:space="preserve"> ADDIN ZOTERO_ITEM CSL_CITATION {"citationID":"wgG6RkvA","properties":{"formattedCitation":"\\super 64,65\\nosupersub{}","plainCitation":"64,65","noteIndex":0},"citationItems":[{"id":"ynX6M0ml/2MWISrKK","uris":["http://zotero.org/groups/2749059/items/9GBGQE9E"],"uri":["http://zotero.org/groups/2749059/items/9GBGQE9E"],"itemData":{"id":1009,"type":"webpage","title":"mchini/Resolving_and_rescuing_developmental_miswiring_in_a_mouse_model_of_cognitive_impairment","URL":"https://gin.g-node.org/mchini/Resolving_and_rescuing_developmental_miswiring_in_a_mouse_model_of_cognitive_impairment","author":[{"family":"mchini","given":""}],"accessed":{"date-parts":[["2021",4,13]]}}},{"id":"ynX6M0ml/Ib2pDjfN","uris":["http://zotero.org/groups/2749059/items/WDFUXR5E"],"uri":["http://zotero.org/groups/2749059/items/WDFUXR5E"],"itemData":{"id":1011,"type":"webpage","title":"Jastyn/Early_activity_is_critical_for_prefrontal_development","URL":"https://gin.g-node.org/Jastyn/Early_activity_is_critical_for_prefrontal_development","author":[{"family":"Jastyn","given":""}],"accessed":{"date-parts":[["2021",4,13]]}}}],"schema":"https://github.com/citation-style-language/schema/raw/master/csl-citation.json"} </w:instrText>
      </w:r>
      <w:r w:rsidR="00230722" w:rsidRPr="00D36025">
        <w:fldChar w:fldCharType="separate"/>
      </w:r>
      <w:r w:rsidR="001C19F4" w:rsidRPr="001C19F4">
        <w:rPr>
          <w:vertAlign w:val="superscript"/>
        </w:rPr>
        <w:t>64,65</w:t>
      </w:r>
      <w:r w:rsidR="00230722" w:rsidRPr="00D36025">
        <w:fldChar w:fldCharType="end"/>
      </w:r>
      <w:r w:rsidR="007D1973">
        <w:t>. They</w:t>
      </w:r>
      <w:r w:rsidRPr="00D36025">
        <w:t xml:space="preserve"> consist </w:t>
      </w:r>
      <w:r w:rsidR="007D1973">
        <w:t xml:space="preserve">of </w:t>
      </w:r>
      <w:r w:rsidRPr="00D36025">
        <w:t xml:space="preserve">recordings from the </w:t>
      </w:r>
      <w:r w:rsidR="007D1973">
        <w:t xml:space="preserve">prelimbic subdivision of </w:t>
      </w:r>
      <w:r w:rsidR="00161E7E">
        <w:t xml:space="preserve">the </w:t>
      </w:r>
      <w:r w:rsidRPr="00D36025">
        <w:t xml:space="preserve">PFC </w:t>
      </w:r>
      <w:r w:rsidR="007D1973">
        <w:t xml:space="preserve">from </w:t>
      </w:r>
      <w:r w:rsidRPr="00D36025">
        <w:t xml:space="preserve">two different developmental mouse models </w:t>
      </w:r>
      <w:r w:rsidR="007D1973">
        <w:t xml:space="preserve">of disease with </w:t>
      </w:r>
      <w:r w:rsidRPr="00D36025">
        <w:t xml:space="preserve">reduced </w:t>
      </w:r>
      <w:r w:rsidR="0051185A">
        <w:t>E-I ratio</w:t>
      </w:r>
      <w:r w:rsidR="00230722" w:rsidRPr="00D36025">
        <w:fldChar w:fldCharType="begin"/>
      </w:r>
      <w:r w:rsidR="00D1268E">
        <w:instrText xml:space="preserve"> ADDIN ZOTERO_ITEM CSL_CITATION {"citationID":"vu7jOpL8","properties":{"formattedCitation":"\\super 41,42\\nosupersub{}","plainCitation":"41,42","noteIndex":0},"citationItems":[{"id":21,"uris":["http://zotero.org/groups/2749059/items/HIUDTKLF"],"uri":["http://zotero.org/groups/2749059/items/HIUDTKLF"],"itemData":{"id":21,"type":"article-journal","abstract":"Cognitive deficits, core features of mental illness, largely result from dysfunction of prefrontal networks. This dysfunction emerges during early development, before a detectable behavioral readout, yet the cellular elements controlling the abnormal maturation are still unknown. Here, we address this open question by combining in vivo electrophysiology, optogenetics, neuroanatomy, and behavioral assays during development in mice mimicking the dual genetic-environmental etiology of psychiatric disorders. We report that pyramidal neurons in superficial layers of the prefrontal cortex are key elements causing disorganized oscillatory entrainment of local circuits in beta-gamma frequencies. Their abnormal firing rate and timing relate to sparser dendritic arborization and lower spine density. Administration of minocycline during the first postnatal week, potentially acting via microglial cells, rescues the neuronal deficits and restores pre-juvenile cognitive abilities. Elucidation of the cellular substrate of developmental miswiring causing later cognitive deficits opens new perspectives for identification of neurobiological targets amenable to therapies.","archive_location":"31733940","container-title":"Neuron","DOI":"10.1016/j.neuron.2019.09.042","ISSN":"1097-4199 (Electronic) 0896-6273 (Linking)","issue":"1","note":"edition: 2019/11/18","page":"60-74","title":"Resolving and Rescuing Developmental Miswiring in a Mouse Model of Cognitive Impairment","volume":"105","author":[{"family":"Chini","given":"M."},{"family":"Popplau","given":"J. A."},{"family":"Lindemann","given":"C."},{"family":"Carol-Perdiguer","given":"L."},{"family":"Hnida","given":"M."},{"family":"Oberlander","given":"V."},{"family":"Xu","given":"X."},{"family":"Ahlbeck","given":"J."},{"family":"Bitzenhofer","given":"S. H."},{"family":"Mulert","given":"C."},{"family":"Hanganu-Opatz","given":"I. L."}],"issued":{"date-parts":[["2020",1,8]]}}},{"id":1001,"uris":["http://zotero.org/groups/2749059/items/L3Z6EPBT"],"uri":["http://zotero.org/groups/2749059/items/L3Z6EPBT"],"itemData":{"id":1001,"type":"article-journal","abstract":"Disturbed neuronal activity in neuropsychiatric pathologies emerges during development and might cause multifold neuronal dysfunction by interfering with apoptosis, dendritic growth, and synapse formation. However, how altered electrical activity early in life affects neuronal function and behavior in adults is unknown. Here, we address this question by transiently increasing the coordinated activity of layer 2/3 pyramidal neurons in the medial prefrontal cortex of neonatal mice and monitoring long-term functional and behavioral consequences. We show that increased activity during early development causes premature maturation of pyramidal neurons and affects interneuronal density. Consequently, altered inhibitory feedback by fast-spiking interneurons and excitation/inhibition imbalance in prefrontal circuits of young adults result in weaker evoked synchronization of gamma frequency. These structural and functional changes ultimately lead to poorer mnemonic and social abilities. Thus, prefrontal activity during early development actively controls the cognitive performance of adults and might be critical for cognitive symptoms in neuropsychiatric diseases.","container-title":"Neuron","DOI":"10.1016/j.neuron.2021.02.011","ISSN":"1097-4199","journalAbbreviation":"Neuron","language":"eng","note":"PMID: 33675685","source":"PubMed","title":"A transient developmental increase in prefrontal activity alters network maturation and causes cognitive dysfunction in adult mice","author":[{"family":"Bitzenhofer","given":"Sebastian H."},{"family":"Pöpplau","given":"Jastyn A."},{"family":"Chini","given":"Mattia"},{"family":"Marquardt","given":"Annette"},{"family":"Hanganu-Opatz","given":"Ileana L."}],"issued":{"date-parts":[["2021",2,24]]}}}],"schema":"https://github.com/citation-style-language/schema/raw/master/csl-citation.json"} </w:instrText>
      </w:r>
      <w:r w:rsidR="00230722" w:rsidRPr="00D36025">
        <w:fldChar w:fldCharType="separate"/>
      </w:r>
      <w:r w:rsidR="00D1268E" w:rsidRPr="00D1268E">
        <w:rPr>
          <w:vertAlign w:val="superscript"/>
        </w:rPr>
        <w:t>41,42</w:t>
      </w:r>
      <w:r w:rsidR="00230722" w:rsidRPr="00D36025">
        <w:fldChar w:fldCharType="end"/>
      </w:r>
      <w:r w:rsidRPr="00D36025">
        <w:t xml:space="preserve">. </w:t>
      </w:r>
    </w:p>
    <w:p w14:paraId="1CF32C7A" w14:textId="296AD53D" w:rsidR="007727E3" w:rsidRPr="00D36025" w:rsidRDefault="00584F3D" w:rsidP="00B72957">
      <w:pPr>
        <w:ind w:firstLine="720"/>
        <w:jc w:val="both"/>
      </w:pPr>
      <w:r w:rsidRPr="00D36025">
        <w:t xml:space="preserve">The first dataset </w:t>
      </w:r>
      <w:r w:rsidR="007D1973">
        <w:t xml:space="preserve">included extracellular </w:t>
      </w:r>
      <w:r w:rsidRPr="00D36025">
        <w:t xml:space="preserve">recordings </w:t>
      </w:r>
      <w:r w:rsidR="007D1973">
        <w:t xml:space="preserve">of </w:t>
      </w:r>
      <w:r w:rsidR="009343F9">
        <w:t>S</w:t>
      </w:r>
      <w:r w:rsidR="007D1973">
        <w:t xml:space="preserve">UA </w:t>
      </w:r>
      <w:r w:rsidRPr="00D36025">
        <w:t xml:space="preserve">from the PFC of P4-10 control and </w:t>
      </w:r>
      <w:r w:rsidR="007D1973">
        <w:t>dual-hit genetic-environmental (</w:t>
      </w:r>
      <w:r w:rsidRPr="00D36025">
        <w:t>GE</w:t>
      </w:r>
      <w:r w:rsidR="007D1973">
        <w:t>)</w:t>
      </w:r>
      <w:r w:rsidRPr="00D36025">
        <w:t xml:space="preserve"> mice</w:t>
      </w:r>
      <w:r w:rsidR="007D1973">
        <w:t xml:space="preserve">. GE mice mimic the etiology </w:t>
      </w:r>
      <w:r w:rsidR="006D2273">
        <w:t xml:space="preserve">and cognitive impairment </w:t>
      </w:r>
      <w:r w:rsidR="007D1973">
        <w:t xml:space="preserve">of </w:t>
      </w:r>
      <w:r w:rsidR="006D2273">
        <w:t>developmental neuropsychiatric disorders</w:t>
      </w:r>
      <w:r w:rsidRPr="00D36025">
        <w:t xml:space="preserve">, </w:t>
      </w:r>
      <w:r w:rsidR="006D2273">
        <w:t xml:space="preserve">showing already at neonatal age </w:t>
      </w:r>
      <w:r w:rsidRPr="00D36025">
        <w:t xml:space="preserve">reduced excitatory activity in the </w:t>
      </w:r>
      <w:r w:rsidR="00882557">
        <w:t xml:space="preserve">superficial </w:t>
      </w:r>
      <w:r w:rsidR="006D2273">
        <w:t xml:space="preserve">layers of </w:t>
      </w:r>
      <w:r w:rsidR="009343F9">
        <w:t xml:space="preserve">the </w:t>
      </w:r>
      <w:r w:rsidRPr="00D36025">
        <w:t>PFC</w:t>
      </w:r>
      <w:r w:rsidR="00230722" w:rsidRPr="00D36025">
        <w:fldChar w:fldCharType="begin"/>
      </w:r>
      <w:r w:rsidR="001C19F4">
        <w:instrText xml:space="preserve"> ADDIN ZOTERO_ITEM CSL_CITATION {"citationID":"nxYpo2yF","properties":{"formattedCitation":"\\super 41,66\\nosupersub{}","plainCitation":"41,66","noteIndex":0},"citationItems":[{"id":21,"uris":["http://zotero.org/groups/2749059/items/HIUDTKLF"],"uri":["http://zotero.org/groups/2749059/items/HIUDTKLF"],"itemData":{"id":21,"type":"article-journal","abstract":"Cognitive deficits, core features of mental illness, largely result from dysfunction of prefrontal networks. This dysfunction emerges during early development, before a detectable behavioral readout, yet the cellular elements controlling the abnormal maturation are still unknown. Here, we address this open question by combining in vivo electrophysiology, optogenetics, neuroanatomy, and behavioral assays during development in mice mimicking the dual genetic-environmental etiology of psychiatric disorders. We report that pyramidal neurons in superficial layers of the prefrontal cortex are key elements causing disorganized oscillatory entrainment of local circuits in beta-gamma frequencies. Their abnormal firing rate and timing relate to sparser dendritic arborization and lower spine density. Administration of minocycline during the first postnatal week, potentially acting via microglial cells, rescues the neuronal deficits and restores pre-juvenile cognitive abilities. Elucidation of the cellular substrate of developmental miswiring causing later cognitive deficits opens new perspectives for identification of neurobiological targets amenable to therapies.","archive_location":"31733940","container-title":"Neuron","DOI":"10.1016/j.neuron.2019.09.042","ISSN":"1097-4199 (Electronic) 0896-6273 (Linking)","issue":"1","note":"edition: 2019/11/18","page":"60-74","title":"Resolving and Rescuing Developmental Miswiring in a Mouse Model of Cognitive Impairment","volume":"105","author":[{"family":"Chini","given":"M."},{"family":"Popplau","given":"J. A."},{"family":"Lindemann","given":"C."},{"family":"Carol-Perdiguer","given":"L."},{"family":"Hnida","given":"M."},{"family":"Oberlander","given":"V."},{"family":"Xu","given":"X."},{"family":"Ahlbeck","given":"J."},{"family":"Bitzenhofer","given":"S. H."},{"family":"Mulert","given":"C."},{"family":"Hanganu-Opatz","given":"I. L."}],"issued":{"date-parts":[["2020",1,8]]}}},{"id":72,"uris":["http://zotero.org/groups/2749059/items/CGNQ2ID3"],"uri":["http://zotero.org/groups/2749059/items/CGNQ2ID3"],"itemData":{"id":72,"type":"article-journal","abstract":"Compromised brain development has been hypothesized to account for mental illness. This concept was underpinned by the function of the molecule disrupted-in-schizophrenia 1 (DISC1), which represents an intracellular hub of developmental processes and has been related to cognitive dysfunction in psychiatric disorders. Mice with whole-brain DISC1 knock-down show impaired prefrontal-hippocampal function and cognitive abilities throughout development and at adulthood, especially when combined with early environmental stressors, such as maternal immune activation (MIA). However, the contribution of abnormal DISC1-driven maturation of either prefrontal cortex (PFC) or hippocampus (HP) to these deficits is still unknown. Here, we use in utero electroporation to restrict the DISC1 knock-down to prefrontal layer II/III pyramidal neurons during perinatal development and expose these mice to MIA as an environmental stressor (dual-hit G(PFC)E mice, both sexes). Combining in vivo electrophysiology and neuroanatomy with behavioral testing, we show that G(PFC)E mice at neonatal age have abnormal patterns of oscillatory activity and firing in PFC, but not HP. Abnormal firing rates in PFC of GPFCE mice relate to sparser dendritic arborization and lower spine density. Moreover, the long-range coupling within prefrontal-hippocampal networks is decreased at this age. The transient prefrontal DISC1 knock-down was sufficient to permanently perturb the prefrontal-hippocampal communication and caused poorer recognition memory performance at pre-juvenile age. Thus, developmental dysfunction of prefrontal circuitry causes long-lasting disturbances related to mental illness.","archive_location":"WOS:000458499400008","container-title":"Journal of Neuroscience","DOI":"10.1523/Jneurosci.2170-18.2018","ISSN":"0270-6474","issue":"7","journalAbbreviation":"J Neurosci","language":"English","page":"1222-1235","title":"Transient Knock-Down of Prefrontal DISC1 in Immune-Challenged Mice Causes Abnormal Long-Range Coupling and Cognitive Dysfunction throughout Development","volume":"39","author":[{"family":"Xu","given":"X. X."},{"family":"Chini","given":"M."},{"family":"Bitzenhofer","given":"S. H."},{"family":"Hanganu-Opatz","given":"I. L."}],"issued":{"date-parts":[["2019",2,13]]}}}],"schema":"https://github.com/citation-style-language/schema/raw/master/csl-citation.json"} </w:instrText>
      </w:r>
      <w:r w:rsidR="00230722" w:rsidRPr="00D36025">
        <w:fldChar w:fldCharType="separate"/>
      </w:r>
      <w:r w:rsidR="001C19F4" w:rsidRPr="001C19F4">
        <w:rPr>
          <w:vertAlign w:val="superscript"/>
        </w:rPr>
        <w:t>41,66</w:t>
      </w:r>
      <w:r w:rsidR="00230722" w:rsidRPr="00D36025">
        <w:fldChar w:fldCharType="end"/>
      </w:r>
      <w:r w:rsidRPr="00D36025">
        <w:t xml:space="preserve"> (Figure </w:t>
      </w:r>
      <w:r w:rsidR="00E60627" w:rsidRPr="00D36025">
        <w:t>7</w:t>
      </w:r>
      <w:r w:rsidRPr="00D36025">
        <w:t xml:space="preserve">A). </w:t>
      </w:r>
      <w:r w:rsidR="00882557">
        <w:t>We therefore hypothesized that GE mice should have lower STTC then controls</w:t>
      </w:r>
      <w:r w:rsidR="00DF6CB4">
        <w:t>. Considering the layer-specificity of the deficit</w:t>
      </w:r>
      <w:r w:rsidR="00882557">
        <w:t xml:space="preserve">, </w:t>
      </w:r>
      <w:r w:rsidR="00DF6CB4">
        <w:t xml:space="preserve"> we reasoned that this effect should be </w:t>
      </w:r>
      <w:r w:rsidR="00882557">
        <w:t xml:space="preserve">particularly </w:t>
      </w:r>
      <w:r w:rsidR="00DF6CB4">
        <w:t xml:space="preserve">strong </w:t>
      </w:r>
      <w:r w:rsidR="00882557">
        <w:t xml:space="preserve">in spike trains that involve neurons in the superficial layers. </w:t>
      </w:r>
      <w:r w:rsidR="00650D26">
        <w:t xml:space="preserve">Overall, </w:t>
      </w:r>
      <w:commentRangeStart w:id="38"/>
      <w:commentRangeStart w:id="39"/>
      <w:r w:rsidR="00BD65D2" w:rsidRPr="00D36025">
        <w:t xml:space="preserve">GE mice had </w:t>
      </w:r>
      <w:r w:rsidRPr="00D36025">
        <w:t xml:space="preserve">lower levels of STTC </w:t>
      </w:r>
      <w:r w:rsidR="00BD65D2" w:rsidRPr="00D36025">
        <w:t xml:space="preserve">when compared to controls </w:t>
      </w:r>
      <w:r w:rsidR="000743AF" w:rsidRPr="00D36025">
        <w:t>(</w:t>
      </w:r>
      <w:r w:rsidR="008F1971" w:rsidRPr="00D36025">
        <w:t xml:space="preserve">main </w:t>
      </w:r>
      <w:r w:rsidR="000743AF" w:rsidRPr="00D36025">
        <w:t>condition effect, p</w:t>
      </w:r>
      <w:r w:rsidR="008F1971" w:rsidRPr="00D36025">
        <w:t>=</w:t>
      </w:r>
      <w:r w:rsidR="000743AF" w:rsidRPr="00D36025">
        <w:t>0.03</w:t>
      </w:r>
      <w:r w:rsidR="008F1971" w:rsidRPr="00D36025">
        <w:t>2, 1</w:t>
      </w:r>
      <w:r w:rsidR="00DF6CB4">
        <w:t xml:space="preserve"> </w:t>
      </w:r>
      <w:r w:rsidR="008F1971" w:rsidRPr="00D36025">
        <w:t>s lag</w:t>
      </w:r>
      <w:r w:rsidR="004B1326" w:rsidRPr="00D36025">
        <w:t>, linear mixed-effect model</w:t>
      </w:r>
      <w:r w:rsidR="000743AF" w:rsidRPr="00D36025">
        <w:t xml:space="preserve">) </w:t>
      </w:r>
      <w:r w:rsidRPr="00D36025">
        <w:t>(</w:t>
      </w:r>
      <w:r w:rsidR="000743AF" w:rsidRPr="00D36025">
        <w:t xml:space="preserve">Supp. </w:t>
      </w:r>
      <w:r w:rsidRPr="00D36025">
        <w:t xml:space="preserve">Figure </w:t>
      </w:r>
      <w:r w:rsidR="000743AF" w:rsidRPr="00D36025">
        <w:t>7A</w:t>
      </w:r>
      <w:r w:rsidRPr="00D36025">
        <w:t xml:space="preserve">). </w:t>
      </w:r>
      <w:r w:rsidR="00DF6CB4">
        <w:t>In line with our hypothesis</w:t>
      </w:r>
      <w:r w:rsidR="000743AF" w:rsidRPr="00D36025">
        <w:t xml:space="preserve">, </w:t>
      </w:r>
      <w:r w:rsidR="00650D26">
        <w:t xml:space="preserve">this deficit </w:t>
      </w:r>
      <w:r w:rsidR="00BD65D2" w:rsidRPr="00D36025">
        <w:t>depended on whether the neuron pair was situated in</w:t>
      </w:r>
      <w:r w:rsidR="000743AF" w:rsidRPr="00D36025">
        <w:t xml:space="preserve"> the superficial layers of the PFC</w:t>
      </w:r>
      <w:r w:rsidR="00BD65D2" w:rsidRPr="00D36025">
        <w:t xml:space="preserve"> (condition*layer </w:t>
      </w:r>
      <w:r w:rsidR="008F1971" w:rsidRPr="00D36025">
        <w:t>interaction</w:t>
      </w:r>
      <w:r w:rsidR="00BD65D2" w:rsidRPr="00D36025">
        <w:t>, p&lt;</w:t>
      </w:r>
      <w:r w:rsidR="008F1971" w:rsidRPr="00D36025">
        <w:t>10</w:t>
      </w:r>
      <w:r w:rsidR="008F1971" w:rsidRPr="00D36025">
        <w:rPr>
          <w:vertAlign w:val="superscript"/>
        </w:rPr>
        <w:t>-7</w:t>
      </w:r>
      <w:r w:rsidR="008F1971" w:rsidRPr="00D36025">
        <w:t>, 1</w:t>
      </w:r>
      <w:r w:rsidR="00DF6CB4">
        <w:t xml:space="preserve"> </w:t>
      </w:r>
      <w:r w:rsidR="008F1971" w:rsidRPr="00D36025">
        <w:t>s lag</w:t>
      </w:r>
      <w:r w:rsidR="004B1326" w:rsidRPr="00D36025">
        <w:t>, linear mixed-effect model</w:t>
      </w:r>
      <w:r w:rsidR="00BD65D2" w:rsidRPr="00D36025">
        <w:t>)</w:t>
      </w:r>
      <w:r w:rsidR="00D50D63" w:rsidRPr="00D36025">
        <w:t xml:space="preserve">. </w:t>
      </w:r>
      <w:r w:rsidR="00650D26">
        <w:t>While t</w:t>
      </w:r>
      <w:r w:rsidR="00D50D63" w:rsidRPr="00D36025">
        <w:t xml:space="preserve">here was no significant difference between </w:t>
      </w:r>
      <w:r w:rsidR="00650D26">
        <w:t>STTC of controls and</w:t>
      </w:r>
      <w:r w:rsidR="00D50D63" w:rsidRPr="00D36025">
        <w:t xml:space="preserve"> GE spike trains </w:t>
      </w:r>
      <w:r w:rsidR="00DF6CB4">
        <w:t>pairs situated in</w:t>
      </w:r>
      <w:r w:rsidR="00650D26">
        <w:t xml:space="preserve"> </w:t>
      </w:r>
      <w:r w:rsidR="00D50D63" w:rsidRPr="00D36025">
        <w:t>the deep layers (p</w:t>
      </w:r>
      <w:r w:rsidR="008F1971" w:rsidRPr="00D36025">
        <w:t>=0.15, 1</w:t>
      </w:r>
      <w:r w:rsidR="00DF6CB4">
        <w:t xml:space="preserve"> </w:t>
      </w:r>
      <w:r w:rsidR="008F1971" w:rsidRPr="00D36025">
        <w:t>s lag</w:t>
      </w:r>
      <w:r w:rsidR="004B1326" w:rsidRPr="00D36025">
        <w:t>, linear mixed-effect model</w:t>
      </w:r>
      <w:r w:rsidR="00650D26">
        <w:t xml:space="preserve">), </w:t>
      </w:r>
      <w:r w:rsidR="00D50D63" w:rsidRPr="00D36025">
        <w:t xml:space="preserve">spike train pairs </w:t>
      </w:r>
      <w:r w:rsidR="00650D26">
        <w:t xml:space="preserve">of GE mice </w:t>
      </w:r>
      <w:r w:rsidR="00D50D63" w:rsidRPr="00D36025">
        <w:t xml:space="preserve">in which </w:t>
      </w:r>
      <w:r w:rsidR="00DF6CB4">
        <w:t>one of the two</w:t>
      </w:r>
      <w:r w:rsidR="00D50D63" w:rsidRPr="00D36025">
        <w:t xml:space="preserve"> neuron</w:t>
      </w:r>
      <w:r w:rsidR="00DF6CB4">
        <w:t>s</w:t>
      </w:r>
      <w:r w:rsidR="00D50D63" w:rsidRPr="00D36025">
        <w:t xml:space="preserve"> was </w:t>
      </w:r>
      <w:r w:rsidR="00DF6CB4">
        <w:t>located</w:t>
      </w:r>
      <w:r w:rsidR="00D50D63" w:rsidRPr="00D36025">
        <w:t xml:space="preserve"> in the superficial layer</w:t>
      </w:r>
      <w:r w:rsidR="00DF6CB4">
        <w:t>s had reduced STTC</w:t>
      </w:r>
      <w:r w:rsidR="00D50D63" w:rsidRPr="00D36025">
        <w:t xml:space="preserve"> </w:t>
      </w:r>
      <w:r w:rsidR="00DF6CB4">
        <w:t xml:space="preserve">values </w:t>
      </w:r>
      <w:r w:rsidR="00D50D63" w:rsidRPr="00D36025">
        <w:t>(p</w:t>
      </w:r>
      <w:r w:rsidR="008F1971" w:rsidRPr="00D36025">
        <w:t>=0.016, 1</w:t>
      </w:r>
      <w:r w:rsidR="00DF6CB4">
        <w:t xml:space="preserve"> </w:t>
      </w:r>
      <w:r w:rsidR="008F1971" w:rsidRPr="00D36025">
        <w:t>s lag)</w:t>
      </w:r>
      <w:r w:rsidR="00DF6CB4">
        <w:t xml:space="preserve">. This </w:t>
      </w:r>
      <w:r w:rsidR="00D50D63" w:rsidRPr="00D36025">
        <w:t xml:space="preserve">difference was even </w:t>
      </w:r>
      <w:r w:rsidR="00DF6CB4">
        <w:t>more robust</w:t>
      </w:r>
      <w:r w:rsidR="00D50D63" w:rsidRPr="00D36025">
        <w:t xml:space="preserve"> if both neurons were </w:t>
      </w:r>
      <w:r w:rsidR="00DF6CB4">
        <w:t>situated</w:t>
      </w:r>
      <w:r w:rsidR="00D50D63" w:rsidRPr="00D36025">
        <w:t xml:space="preserve"> in the superficial layers (p</w:t>
      </w:r>
      <w:r w:rsidR="008F1971" w:rsidRPr="00D36025">
        <w:t>=10</w:t>
      </w:r>
      <w:r w:rsidR="008F1971" w:rsidRPr="00D36025">
        <w:rPr>
          <w:vertAlign w:val="superscript"/>
        </w:rPr>
        <w:t>-3</w:t>
      </w:r>
      <w:r w:rsidR="008F1971" w:rsidRPr="00D36025">
        <w:t>, 1</w:t>
      </w:r>
      <w:r w:rsidR="00DF6CB4">
        <w:t xml:space="preserve"> </w:t>
      </w:r>
      <w:r w:rsidR="008F1971" w:rsidRPr="00D36025">
        <w:t>s lag</w:t>
      </w:r>
      <w:r w:rsidR="00D50D63" w:rsidRPr="00D36025">
        <w:t xml:space="preserve">) </w:t>
      </w:r>
      <w:r w:rsidR="000743AF" w:rsidRPr="00D36025">
        <w:t>(</w:t>
      </w:r>
      <w:r w:rsidR="00D50D63" w:rsidRPr="00D36025">
        <w:t xml:space="preserve">Figure </w:t>
      </w:r>
      <w:r w:rsidR="000B62FA" w:rsidRPr="00D36025">
        <w:t>7</w:t>
      </w:r>
      <w:r w:rsidR="00D50D63" w:rsidRPr="00D36025">
        <w:t>B-E</w:t>
      </w:r>
      <w:r w:rsidR="000743AF" w:rsidRPr="00D36025">
        <w:t xml:space="preserve">). </w:t>
      </w:r>
      <w:r w:rsidR="00E60627" w:rsidRPr="00D36025">
        <w:t xml:space="preserve">Lastly, the effect </w:t>
      </w:r>
      <w:r w:rsidR="00DF6CB4">
        <w:t xml:space="preserve">did not depended on the </w:t>
      </w:r>
      <w:r w:rsidR="00E60627" w:rsidRPr="00D36025">
        <w:t>age</w:t>
      </w:r>
      <w:r w:rsidR="00DF6CB4">
        <w:t xml:space="preserve"> of the mouse</w:t>
      </w:r>
      <w:r w:rsidR="00E60627" w:rsidRPr="00D36025">
        <w:t xml:space="preserve"> </w:t>
      </w:r>
      <w:r w:rsidR="00BB01CF" w:rsidRPr="00D36025">
        <w:t>(</w:t>
      </w:r>
      <w:r w:rsidR="005735BC" w:rsidRPr="00D36025">
        <w:t>condition*age interaction, p=0.16, 1s lag</w:t>
      </w:r>
      <w:r w:rsidR="004B1326" w:rsidRPr="00D36025">
        <w:t>, linear mixed effect model</w:t>
      </w:r>
      <w:r w:rsidR="00BB01CF" w:rsidRPr="00D36025">
        <w:t xml:space="preserve">) </w:t>
      </w:r>
      <w:r w:rsidR="00E60627" w:rsidRPr="00D36025">
        <w:t>(Supp. Figure 7A-B).</w:t>
      </w:r>
    </w:p>
    <w:commentRangeEnd w:id="38"/>
    <w:p w14:paraId="36C012AE" w14:textId="77777777" w:rsidR="00A231E8" w:rsidRPr="00D36025" w:rsidRDefault="006D2273">
      <w:pPr>
        <w:jc w:val="both"/>
      </w:pPr>
      <w:r>
        <w:rPr>
          <w:rStyle w:val="CommentReference"/>
        </w:rPr>
        <w:commentReference w:id="38"/>
      </w:r>
      <w:commentRangeEnd w:id="39"/>
      <w:r w:rsidR="00650D26">
        <w:rPr>
          <w:rStyle w:val="CommentReference"/>
        </w:rPr>
        <w:commentReference w:id="39"/>
      </w:r>
    </w:p>
    <w:p w14:paraId="37FE0D9A" w14:textId="2564EB04" w:rsidR="007727E3" w:rsidRPr="00D36025" w:rsidRDefault="002729BF">
      <w:pPr>
        <w:jc w:val="both"/>
      </w:pPr>
      <w:r w:rsidRPr="002729BF">
        <w:rPr>
          <w:noProof/>
          <w:lang w:val="en-US"/>
        </w:rPr>
        <w:lastRenderedPageBreak/>
        <w:drawing>
          <wp:inline distT="0" distB="0" distL="0" distR="0" wp14:anchorId="206EBD8A" wp14:editId="533E134C">
            <wp:extent cx="5760720" cy="6108683"/>
            <wp:effectExtent l="0" t="0" r="0" b="0"/>
            <wp:docPr id="15" name="Picture 15" descr="E:\PFC micro\figures paper\cropped pngs\fig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FC micro\figures paper\cropped pngs\figure 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108683"/>
                    </a:xfrm>
                    <a:prstGeom prst="rect">
                      <a:avLst/>
                    </a:prstGeom>
                    <a:noFill/>
                    <a:ln>
                      <a:noFill/>
                    </a:ln>
                  </pic:spPr>
                </pic:pic>
              </a:graphicData>
            </a:graphic>
          </wp:inline>
        </w:drawing>
      </w:r>
    </w:p>
    <w:p w14:paraId="06A871E8" w14:textId="77777777" w:rsidR="00A231E8" w:rsidRPr="00D36025" w:rsidRDefault="00A231E8">
      <w:pPr>
        <w:jc w:val="both"/>
        <w:rPr>
          <w:b/>
        </w:rPr>
      </w:pPr>
    </w:p>
    <w:p w14:paraId="285C9926" w14:textId="2A39452B" w:rsidR="007727E3" w:rsidRDefault="00A231E8">
      <w:pPr>
        <w:jc w:val="both"/>
        <w:rPr>
          <w:b/>
        </w:rPr>
      </w:pPr>
      <w:r w:rsidRPr="00D36025">
        <w:rPr>
          <w:b/>
        </w:rPr>
        <w:t>Figure 7</w:t>
      </w:r>
      <w:r w:rsidR="00584F3D" w:rsidRPr="00D36025">
        <w:rPr>
          <w:b/>
        </w:rPr>
        <w:t xml:space="preserve">. GE and ES mice have </w:t>
      </w:r>
      <w:r w:rsidR="009853F2">
        <w:rPr>
          <w:b/>
        </w:rPr>
        <w:t>reduced</w:t>
      </w:r>
      <w:r w:rsidR="00584F3D" w:rsidRPr="00D36025">
        <w:rPr>
          <w:b/>
        </w:rPr>
        <w:t xml:space="preserve"> STTC values with specific spatial profiles.</w:t>
      </w:r>
    </w:p>
    <w:p w14:paraId="60874FF4" w14:textId="71DA7126" w:rsidR="00DF6CB4" w:rsidRDefault="00DF6CB4" w:rsidP="00DF6CB4">
      <w:pPr>
        <w:jc w:val="both"/>
      </w:pPr>
      <w:r>
        <w:t>(</w:t>
      </w:r>
      <w:r w:rsidRPr="001858A3">
        <w:rPr>
          <w:b/>
        </w:rPr>
        <w:t>A</w:t>
      </w:r>
      <w:r>
        <w:t xml:space="preserve">) Schematic representation of the E-I ratio imbalance affecting GE and ES mice. </w:t>
      </w:r>
    </w:p>
    <w:p w14:paraId="4B749C8B" w14:textId="210651EA" w:rsidR="00DF6CB4" w:rsidRDefault="00DF6CB4" w:rsidP="00DF6CB4">
      <w:pPr>
        <w:jc w:val="both"/>
      </w:pPr>
      <w:r>
        <w:t>(</w:t>
      </w:r>
      <w:r w:rsidRPr="001858A3">
        <w:rPr>
          <w:b/>
        </w:rPr>
        <w:t>B</w:t>
      </w:r>
      <w:r>
        <w:t xml:space="preserve">) Weighted adjacency matrices displaying average STTC at 1 s lag of P4, P6, P8, P10 and control mice as a function of the recording sites in which the spike train pair has been recorded </w:t>
      </w:r>
      <w:r w:rsidR="007C6F4A">
        <w:t>(n=18839 spike train pairs and 33 mice)</w:t>
      </w:r>
      <w:r>
        <w:t xml:space="preserve">. </w:t>
      </w:r>
      <w:r w:rsidR="0067693A">
        <w:t xml:space="preserve">White inset indicates STTC values between spike trains that are located in the superficial layers of the PFC. </w:t>
      </w:r>
      <w:r>
        <w:t xml:space="preserve">Color codes for STTC value. </w:t>
      </w:r>
    </w:p>
    <w:p w14:paraId="756CA62D" w14:textId="5B69050F" w:rsidR="00DF6CB4" w:rsidRDefault="00DF6CB4" w:rsidP="00DF6CB4">
      <w:pPr>
        <w:jc w:val="both"/>
      </w:pPr>
      <w:r>
        <w:t>(</w:t>
      </w:r>
      <w:r w:rsidRPr="001858A3">
        <w:rPr>
          <w:b/>
        </w:rPr>
        <w:t>C</w:t>
      </w:r>
      <w:r>
        <w:t xml:space="preserve">) </w:t>
      </w:r>
      <w:r w:rsidR="007C6F4A">
        <w:t xml:space="preserve">Same as (B) for GE mice </w:t>
      </w:r>
      <w:r>
        <w:t>(n=1</w:t>
      </w:r>
      <w:r w:rsidR="007C6F4A">
        <w:t>1051 spike train pairs and 30</w:t>
      </w:r>
      <w:r>
        <w:t xml:space="preserve"> mice). </w:t>
      </w:r>
    </w:p>
    <w:p w14:paraId="2CA4C9AA" w14:textId="20EA16CE" w:rsidR="00690D91" w:rsidRDefault="00DF6CB4" w:rsidP="00DF6CB4">
      <w:pPr>
        <w:jc w:val="both"/>
      </w:pPr>
      <w:r>
        <w:t>(</w:t>
      </w:r>
      <w:r w:rsidRPr="001858A3">
        <w:rPr>
          <w:b/>
        </w:rPr>
        <w:t>D</w:t>
      </w:r>
      <w:r>
        <w:t xml:space="preserve">) </w:t>
      </w:r>
      <w:r w:rsidR="00690D91">
        <w:t>Multivariate linear regression coefficients as a function of STTC lag (n=29890 spike train pairs and 63 mice).</w:t>
      </w:r>
    </w:p>
    <w:p w14:paraId="210B1E3B" w14:textId="1AF8065B" w:rsidR="00DF6CB4" w:rsidRDefault="00DF6CB4" w:rsidP="00DF6CB4">
      <w:pPr>
        <w:jc w:val="both"/>
      </w:pPr>
      <w:r>
        <w:t>(</w:t>
      </w:r>
      <w:r w:rsidRPr="001858A3">
        <w:rPr>
          <w:b/>
        </w:rPr>
        <w:t>E</w:t>
      </w:r>
      <w:r>
        <w:t xml:space="preserve">) </w:t>
      </w:r>
      <w:r w:rsidR="00690D91">
        <w:t>STTC of control and GE mice (n=18839 and 11051 spike train pairs</w:t>
      </w:r>
      <w:r w:rsidR="00880815">
        <w:t>;</w:t>
      </w:r>
      <w:r w:rsidR="00690D91">
        <w:t xml:space="preserve"> 33 and 30 mice, respectively) with respect to the number of neurons in the superficial layers in the PFC.</w:t>
      </w:r>
    </w:p>
    <w:p w14:paraId="0E39D005" w14:textId="432A68B1" w:rsidR="00690D91" w:rsidRDefault="00690D91" w:rsidP="00DF6CB4">
      <w:pPr>
        <w:jc w:val="both"/>
      </w:pPr>
      <w:r>
        <w:t>(</w:t>
      </w:r>
      <w:r>
        <w:rPr>
          <w:b/>
        </w:rPr>
        <w:t xml:space="preserve">F </w:t>
      </w:r>
      <w:r w:rsidRPr="00690D91">
        <w:t>and</w:t>
      </w:r>
      <w:r>
        <w:t xml:space="preserve"> </w:t>
      </w:r>
      <w:r w:rsidRPr="00690D91">
        <w:rPr>
          <w:b/>
        </w:rPr>
        <w:t>G</w:t>
      </w:r>
      <w:r>
        <w:t>)</w:t>
      </w:r>
      <w:r w:rsidR="004D4D1C">
        <w:t xml:space="preserve"> Same as (D) and (E) for control and ES mice (</w:t>
      </w:r>
      <w:r w:rsidR="00F72EA5">
        <w:t>n=1</w:t>
      </w:r>
      <w:r w:rsidR="009F691E">
        <w:t>7150</w:t>
      </w:r>
      <w:r w:rsidR="00F72EA5">
        <w:t xml:space="preserve"> and 11</w:t>
      </w:r>
      <w:r w:rsidR="009F691E">
        <w:t>449</w:t>
      </w:r>
      <w:r w:rsidR="00F72EA5">
        <w:t xml:space="preserve"> spike train pairs; </w:t>
      </w:r>
      <w:r w:rsidR="009F691E">
        <w:t>10</w:t>
      </w:r>
      <w:r w:rsidR="00F72EA5">
        <w:t xml:space="preserve"> and </w:t>
      </w:r>
      <w:r w:rsidR="009F691E">
        <w:t>11</w:t>
      </w:r>
      <w:r w:rsidR="00F72EA5">
        <w:t xml:space="preserve"> mice, respectively</w:t>
      </w:r>
      <w:r w:rsidR="004D4D1C">
        <w:t>)</w:t>
      </w:r>
      <w:r w:rsidR="00F72EA5">
        <w:t xml:space="preserve"> with respect to the number of chronically stimulated neurons.</w:t>
      </w:r>
    </w:p>
    <w:p w14:paraId="4293915A" w14:textId="616B10A2" w:rsidR="00DF6CB4" w:rsidRPr="003F2CFD" w:rsidRDefault="00DF6CB4" w:rsidP="00DF6CB4">
      <w:pPr>
        <w:jc w:val="both"/>
      </w:pPr>
      <w:r w:rsidRPr="003F2CFD">
        <w:t xml:space="preserve">In </w:t>
      </w:r>
      <w:r w:rsidR="00F63BA7">
        <w:t>(D</w:t>
      </w:r>
      <w:r>
        <w:t>)</w:t>
      </w:r>
      <w:r w:rsidR="00F63BA7">
        <w:t xml:space="preserve"> and (F)</w:t>
      </w:r>
      <w:r>
        <w:t xml:space="preserve"> regression coefficients are presented as mean and 95% C.I. In (</w:t>
      </w:r>
      <w:r w:rsidR="00F63BA7">
        <w:t>E</w:t>
      </w:r>
      <w:r>
        <w:t>)</w:t>
      </w:r>
      <w:r w:rsidR="00F63BA7">
        <w:t xml:space="preserve"> and (G)</w:t>
      </w:r>
      <w:r>
        <w:t xml:space="preserve"> data are presented as mean </w:t>
      </w:r>
      <w:r w:rsidRPr="00CD7428">
        <w:t>±</w:t>
      </w:r>
      <w:r>
        <w:t xml:space="preserve"> SEM. </w:t>
      </w:r>
      <w:r w:rsidR="00CB46DF">
        <w:t xml:space="preserve">Asterisks in (D) and (F) indicate significant regression </w:t>
      </w:r>
      <w:r w:rsidR="00CB46DF">
        <w:lastRenderedPageBreak/>
        <w:t xml:space="preserve">coefficients of the respective interactions between variables for STTC at 1 s lag. </w:t>
      </w:r>
      <w:r>
        <w:t>Asterisks in (</w:t>
      </w:r>
      <w:r w:rsidR="00664DF4">
        <w:t>E</w:t>
      </w:r>
      <w:r>
        <w:t>)</w:t>
      </w:r>
      <w:r w:rsidR="00664DF4">
        <w:t xml:space="preserve"> and (G)</w:t>
      </w:r>
      <w:r>
        <w:t xml:space="preserve"> indicate significant </w:t>
      </w:r>
      <w:r w:rsidR="00664DF4">
        <w:t>difference to control mice</w:t>
      </w:r>
      <w:r>
        <w:t xml:space="preserve">. </w:t>
      </w:r>
      <w:r w:rsidR="00966640">
        <w:t xml:space="preserve">Asterisks in (E and G) indicate significant effect of the respective variable for STTC at 1 s lag. </w:t>
      </w:r>
      <w:r w:rsidR="00664DF4">
        <w:t xml:space="preserve">* p &lt; 0.05, </w:t>
      </w:r>
      <w:r>
        <w:t>*** p &lt; 0.001. Linear mixed-effect models. For detailed statistical results, see S1 Table.</w:t>
      </w:r>
    </w:p>
    <w:p w14:paraId="4418E082" w14:textId="77777777" w:rsidR="00DF6CB4" w:rsidRPr="00D36025" w:rsidRDefault="00DF6CB4">
      <w:pPr>
        <w:jc w:val="both"/>
        <w:rPr>
          <w:b/>
        </w:rPr>
      </w:pPr>
    </w:p>
    <w:p w14:paraId="036C163C" w14:textId="77777777" w:rsidR="007727E3" w:rsidRPr="00D36025" w:rsidRDefault="007727E3">
      <w:pPr>
        <w:jc w:val="both"/>
      </w:pPr>
    </w:p>
    <w:p w14:paraId="649D9D96" w14:textId="4209C0B5" w:rsidR="007727E3" w:rsidRPr="00D36025" w:rsidRDefault="00F52F6A">
      <w:pPr>
        <w:jc w:val="both"/>
      </w:pPr>
      <w:r w:rsidRPr="00D36025">
        <w:t xml:space="preserve">The </w:t>
      </w:r>
      <w:r>
        <w:t>second</w:t>
      </w:r>
      <w:r w:rsidRPr="00D36025">
        <w:t xml:space="preserve"> dataset </w:t>
      </w:r>
      <w:r>
        <w:t xml:space="preserve">included extracellular </w:t>
      </w:r>
      <w:r w:rsidRPr="00D36025">
        <w:t xml:space="preserve">recordings </w:t>
      </w:r>
      <w:r>
        <w:t xml:space="preserve">of SUA </w:t>
      </w:r>
      <w:r w:rsidRPr="00D36025">
        <w:t>from the PFC of P</w:t>
      </w:r>
      <w:r>
        <w:t>11</w:t>
      </w:r>
      <w:r w:rsidRPr="00D36025">
        <w:t>-1</w:t>
      </w:r>
      <w:r>
        <w:t>2</w:t>
      </w:r>
      <w:r w:rsidRPr="00D36025">
        <w:t xml:space="preserve"> control and </w:t>
      </w:r>
      <w:r>
        <w:t>early stimulated (</w:t>
      </w:r>
      <w:r w:rsidRPr="00D36025">
        <w:t>E</w:t>
      </w:r>
      <w:r>
        <w:t>S)</w:t>
      </w:r>
      <w:r w:rsidRPr="00D36025">
        <w:t xml:space="preserve"> mice</w:t>
      </w:r>
      <w:r>
        <w:t xml:space="preserve">. ES mice are generated by chronic optogenetic stimulation of a subpopulation of </w:t>
      </w:r>
      <w:r w:rsidRPr="00D36025">
        <w:t>layer II/III PYRs</w:t>
      </w:r>
      <w:r>
        <w:fldChar w:fldCharType="begin"/>
      </w:r>
      <w:r w:rsidR="00D1268E">
        <w:instrText xml:space="preserve"> ADDIN ZOTERO_ITEM CSL_CITATION {"citationID":"djqLP5bL","properties":{"formattedCitation":"\\super 42\\nosupersub{}","plainCitation":"42","noteIndex":0},"citationItems":[{"id":1001,"uris":["http://zotero.org/groups/2749059/items/L3Z6EPBT"],"uri":["http://zotero.org/groups/2749059/items/L3Z6EPBT"],"itemData":{"id":1001,"type":"article-journal","abstract":"Disturbed neuronal activity in neuropsychiatric pathologies emerges during development and might cause multifold neuronal dysfunction by interfering with apoptosis, dendritic growth, and synapse formation. However, how altered electrical activity early in life affects neuronal function and behavior in adults is unknown. Here, we address this question by transiently increasing the coordinated activity of layer 2/3 pyramidal neurons in the medial prefrontal cortex of neonatal mice and monitoring long-term functional and behavioral consequences. We show that increased activity during early development causes premature maturation of pyramidal neurons and affects interneuronal density. Consequently, altered inhibitory feedback by fast-spiking interneurons and excitation/inhibition imbalance in prefrontal circuits of young adults result in weaker evoked synchronization of gamma frequency. These structural and functional changes ultimately lead to poorer mnemonic and social abilities. Thus, prefrontal activity during early development actively controls the cognitive performance of adults and might be critical for cognitive symptoms in neuropsychiatric diseases.","container-title":"Neuron","DOI":"10.1016/j.neuron.2021.02.011","ISSN":"1097-4199","journalAbbreviation":"Neuron","language":"eng","note":"PMID: 33675685","source":"PubMed","title":"A transient developmental increase in prefrontal activity alters network maturation and causes cognitive dysfunction in adult mice","author":[{"family":"Bitzenhofer","given":"Sebastian H."},{"family":"Pöpplau","given":"Jastyn A."},{"family":"Chini","given":"Mattia"},{"family":"Marquardt","given":"Annette"},{"family":"Hanganu-Opatz","given":"Ileana L."}],"issued":{"date-parts":[["2021",2,24]]}}}],"schema":"https://github.com/citation-style-language/schema/raw/master/csl-citation.json"} </w:instrText>
      </w:r>
      <w:r>
        <w:fldChar w:fldCharType="separate"/>
      </w:r>
      <w:r w:rsidR="00D1268E" w:rsidRPr="00D1268E">
        <w:rPr>
          <w:vertAlign w:val="superscript"/>
        </w:rPr>
        <w:t>42</w:t>
      </w:r>
      <w:r>
        <w:fldChar w:fldCharType="end"/>
      </w:r>
      <w:r>
        <w:t xml:space="preserve">. We have previously shown that this results in long-lasting E-I imbalance and </w:t>
      </w:r>
      <w:r w:rsidRPr="00D36025">
        <w:t xml:space="preserve">in </w:t>
      </w:r>
      <w:r w:rsidR="002F05E2">
        <w:t xml:space="preserve">an </w:t>
      </w:r>
      <w:r w:rsidRPr="00D36025">
        <w:t>increased feedback inhibition onto neuronal connections that involve the chronically stimulated population of PYRs</w:t>
      </w:r>
      <w:r>
        <w:fldChar w:fldCharType="begin"/>
      </w:r>
      <w:r w:rsidR="00D1268E">
        <w:instrText xml:space="preserve"> ADDIN ZOTERO_ITEM CSL_CITATION {"citationID":"ehvESlyP","properties":{"formattedCitation":"\\super 42\\nosupersub{}","plainCitation":"42","noteIndex":0},"citationItems":[{"id":1001,"uris":["http://zotero.org/groups/2749059/items/L3Z6EPBT"],"uri":["http://zotero.org/groups/2749059/items/L3Z6EPBT"],"itemData":{"id":1001,"type":"article-journal","abstract":"Disturbed neuronal activity in neuropsychiatric pathologies emerges during development and might cause multifold neuronal dysfunction by interfering with apoptosis, dendritic growth, and synapse formation. However, how altered electrical activity early in life affects neuronal function and behavior in adults is unknown. Here, we address this question by transiently increasing the coordinated activity of layer 2/3 pyramidal neurons in the medial prefrontal cortex of neonatal mice and monitoring long-term functional and behavioral consequences. We show that increased activity during early development causes premature maturation of pyramidal neurons and affects interneuronal density. Consequently, altered inhibitory feedback by fast-spiking interneurons and excitation/inhibition imbalance in prefrontal circuits of young adults result in weaker evoked synchronization of gamma frequency. These structural and functional changes ultimately lead to poorer mnemonic and social abilities. Thus, prefrontal activity during early development actively controls the cognitive performance of adults and might be critical for cognitive symptoms in neuropsychiatric diseases.","container-title":"Neuron","DOI":"10.1016/j.neuron.2021.02.011","ISSN":"1097-4199","journalAbbreviation":"Neuron","language":"eng","note":"PMID: 33675685","source":"PubMed","title":"A transient developmental increase in prefrontal activity alters network maturation and causes cognitive dysfunction in adult mice","author":[{"family":"Bitzenhofer","given":"Sebastian H."},{"family":"Pöpplau","given":"Jastyn A."},{"family":"Chini","given":"Mattia"},{"family":"Marquardt","given":"Annette"},{"family":"Hanganu-Opatz","given":"Ileana L."}],"issued":{"date-parts":[["2021",2,24]]}}}],"schema":"https://github.com/citation-style-language/schema/raw/master/csl-citation.json"} </w:instrText>
      </w:r>
      <w:r>
        <w:fldChar w:fldCharType="separate"/>
      </w:r>
      <w:r w:rsidR="00D1268E" w:rsidRPr="00D1268E">
        <w:rPr>
          <w:vertAlign w:val="superscript"/>
        </w:rPr>
        <w:t>42</w:t>
      </w:r>
      <w:r>
        <w:fldChar w:fldCharType="end"/>
      </w:r>
      <w:r>
        <w:t xml:space="preserve"> (Figure 7A). We therefore hypothesized that spike trains pairs that involve chronically stimulated PYRs in ES mice should have lower STTC then controls. </w:t>
      </w:r>
      <w:r w:rsidR="00584F3D" w:rsidRPr="00D36025">
        <w:t xml:space="preserve">Overall, ES mice did not show lower levels of STTC </w:t>
      </w:r>
      <w:r w:rsidR="005735BC" w:rsidRPr="00D36025">
        <w:t>(main condition effect, p=0.13, 1</w:t>
      </w:r>
      <w:r>
        <w:t xml:space="preserve"> </w:t>
      </w:r>
      <w:r w:rsidR="005735BC" w:rsidRPr="00D36025">
        <w:t>s lag</w:t>
      </w:r>
      <w:r w:rsidR="004B1326" w:rsidRPr="00D36025">
        <w:t>, linear mixed-effect model</w:t>
      </w:r>
      <w:r w:rsidR="005735BC" w:rsidRPr="00D36025">
        <w:t xml:space="preserve">) </w:t>
      </w:r>
      <w:r w:rsidR="00584F3D" w:rsidRPr="00D36025">
        <w:t>(</w:t>
      </w:r>
      <w:r w:rsidR="004B1326" w:rsidRPr="00D36025">
        <w:t xml:space="preserve">Supp. </w:t>
      </w:r>
      <w:r w:rsidR="00584F3D" w:rsidRPr="00D36025">
        <w:t xml:space="preserve">Figure </w:t>
      </w:r>
      <w:r w:rsidR="004B1326" w:rsidRPr="00D36025">
        <w:t>7C</w:t>
      </w:r>
      <w:r w:rsidR="00584F3D" w:rsidRPr="00D36025">
        <w:t xml:space="preserve">). </w:t>
      </w:r>
      <w:r w:rsidR="00081C1E">
        <w:t xml:space="preserve">However, there was a strong interaction between condition and </w:t>
      </w:r>
      <w:r w:rsidR="00584F3D" w:rsidRPr="00D36025">
        <w:t xml:space="preserve">the number of neurons in the </w:t>
      </w:r>
      <w:r w:rsidR="00081C1E">
        <w:t xml:space="preserve">spike train </w:t>
      </w:r>
      <w:r w:rsidR="00584F3D" w:rsidRPr="00D36025">
        <w:t xml:space="preserve">pair that </w:t>
      </w:r>
      <w:r w:rsidR="00081C1E">
        <w:t>had been</w:t>
      </w:r>
      <w:r w:rsidR="00584F3D" w:rsidRPr="00D36025">
        <w:t xml:space="preserve"> chronically stimulated</w:t>
      </w:r>
      <w:r w:rsidR="005735BC" w:rsidRPr="00D36025">
        <w:t xml:space="preserve"> (condition*</w:t>
      </w:r>
      <w:r w:rsidR="004B1326" w:rsidRPr="00D36025">
        <w:t>number of tagged neurons</w:t>
      </w:r>
      <w:r w:rsidR="005735BC" w:rsidRPr="00D36025">
        <w:t xml:space="preserve"> interaction, p&lt;</w:t>
      </w:r>
      <w:r w:rsidR="009E3E7F" w:rsidRPr="00D36025">
        <w:t>10</w:t>
      </w:r>
      <w:r w:rsidR="009E3E7F" w:rsidRPr="00D36025">
        <w:rPr>
          <w:vertAlign w:val="superscript"/>
        </w:rPr>
        <w:t>-45</w:t>
      </w:r>
      <w:r w:rsidR="005735BC" w:rsidRPr="00D36025">
        <w:t>, 1s lag</w:t>
      </w:r>
      <w:r w:rsidR="004B1326" w:rsidRPr="00D36025">
        <w:t>, linear mixed-effect model</w:t>
      </w:r>
      <w:r w:rsidR="005735BC" w:rsidRPr="00D36025">
        <w:t>)</w:t>
      </w:r>
      <w:r w:rsidR="00584F3D" w:rsidRPr="00D36025">
        <w:t xml:space="preserve">. </w:t>
      </w:r>
      <w:r w:rsidR="00ED0F09">
        <w:t>P</w:t>
      </w:r>
      <w:r w:rsidR="00584F3D" w:rsidRPr="00D36025">
        <w:t xml:space="preserve">airs of </w:t>
      </w:r>
      <w:r w:rsidR="00ED0F09">
        <w:t xml:space="preserve">spike trains </w:t>
      </w:r>
      <w:r w:rsidR="00584F3D" w:rsidRPr="00D36025">
        <w:t xml:space="preserve">that consisted of two neurons that were not </w:t>
      </w:r>
      <w:r w:rsidR="00653B88">
        <w:t>chronically</w:t>
      </w:r>
      <w:r w:rsidR="00584F3D" w:rsidRPr="00D36025">
        <w:t xml:space="preserve"> stimulated did not have reduced STTC levels </w:t>
      </w:r>
      <w:r w:rsidR="005735BC" w:rsidRPr="00D36025">
        <w:t>(p=0.3</w:t>
      </w:r>
      <w:r w:rsidR="009E3E7F" w:rsidRPr="00D36025">
        <w:t>6</w:t>
      </w:r>
      <w:r w:rsidR="005735BC" w:rsidRPr="00D36025">
        <w:t>, 1</w:t>
      </w:r>
      <w:r w:rsidR="00ED0F09">
        <w:t xml:space="preserve"> </w:t>
      </w:r>
      <w:r w:rsidR="005735BC" w:rsidRPr="00D36025">
        <w:t>s lag</w:t>
      </w:r>
      <w:r w:rsidR="004B1326" w:rsidRPr="00D36025">
        <w:t>, linear mixed effect model</w:t>
      </w:r>
      <w:r w:rsidR="005735BC" w:rsidRPr="00D36025">
        <w:t>)</w:t>
      </w:r>
      <w:r w:rsidR="00584F3D" w:rsidRPr="00D36025">
        <w:t xml:space="preserve">. However, when one neuron in the pair </w:t>
      </w:r>
      <w:r w:rsidR="005D54C5">
        <w:t>had been</w:t>
      </w:r>
      <w:r w:rsidR="00584F3D" w:rsidRPr="00D36025">
        <w:t xml:space="preserve"> chronically stimulated, this </w:t>
      </w:r>
      <w:r w:rsidR="004B1326" w:rsidRPr="00D36025">
        <w:t>tended to</w:t>
      </w:r>
      <w:r w:rsidR="009E3E7F" w:rsidRPr="00D36025">
        <w:t xml:space="preserve"> </w:t>
      </w:r>
      <w:r w:rsidR="00584F3D" w:rsidRPr="00D36025">
        <w:t xml:space="preserve">result in decreased STTC </w:t>
      </w:r>
      <w:r w:rsidR="005735BC" w:rsidRPr="00D36025">
        <w:t>(p=</w:t>
      </w:r>
      <w:r w:rsidR="009E3E7F" w:rsidRPr="00D36025">
        <w:t>0.078</w:t>
      </w:r>
      <w:r w:rsidR="005735BC" w:rsidRPr="00D36025">
        <w:t>, 1</w:t>
      </w:r>
      <w:r w:rsidR="00ED0F09">
        <w:t xml:space="preserve"> </w:t>
      </w:r>
      <w:r w:rsidR="005735BC" w:rsidRPr="00D36025">
        <w:t>s lag</w:t>
      </w:r>
      <w:r w:rsidR="004B1326" w:rsidRPr="00D36025">
        <w:t>, linear mixed effect model</w:t>
      </w:r>
      <w:r w:rsidR="005735BC" w:rsidRPr="00D36025">
        <w:t>)</w:t>
      </w:r>
      <w:r w:rsidR="00584F3D" w:rsidRPr="00D36025">
        <w:t xml:space="preserve">, an effect that </w:t>
      </w:r>
      <w:r w:rsidR="005D54C5">
        <w:t xml:space="preserve">became more robust </w:t>
      </w:r>
      <w:r w:rsidR="00584F3D" w:rsidRPr="00D36025">
        <w:t xml:space="preserve">when both neurons </w:t>
      </w:r>
      <w:r w:rsidR="005D54C5">
        <w:t xml:space="preserve">had been </w:t>
      </w:r>
      <w:r w:rsidR="00584F3D" w:rsidRPr="00D36025">
        <w:t xml:space="preserve">chronically stimulated </w:t>
      </w:r>
      <w:r w:rsidR="005735BC" w:rsidRPr="00D36025">
        <w:t>(p=0.0</w:t>
      </w:r>
      <w:r w:rsidR="009E3E7F" w:rsidRPr="00D36025">
        <w:t>26</w:t>
      </w:r>
      <w:r w:rsidR="005735BC" w:rsidRPr="00D36025">
        <w:t>, 1</w:t>
      </w:r>
      <w:r w:rsidR="007873D4">
        <w:t xml:space="preserve"> </w:t>
      </w:r>
      <w:r w:rsidR="005735BC" w:rsidRPr="00D36025">
        <w:t>s lag</w:t>
      </w:r>
      <w:r w:rsidR="004B1326" w:rsidRPr="00D36025">
        <w:t>, linear mixed effect model</w:t>
      </w:r>
      <w:r w:rsidR="005735BC" w:rsidRPr="00D36025">
        <w:t xml:space="preserve">) </w:t>
      </w:r>
      <w:r w:rsidR="00584F3D" w:rsidRPr="00D36025">
        <w:t xml:space="preserve">(Figure </w:t>
      </w:r>
      <w:r w:rsidR="004B1326" w:rsidRPr="00D36025">
        <w:t>7F-G</w:t>
      </w:r>
      <w:r w:rsidR="00584F3D" w:rsidRPr="00D36025">
        <w:t xml:space="preserve">). </w:t>
      </w:r>
    </w:p>
    <w:p w14:paraId="08B6DF14" w14:textId="77777777" w:rsidR="002F2377" w:rsidRPr="00D36025" w:rsidRDefault="002F2377">
      <w:pPr>
        <w:jc w:val="both"/>
        <w:rPr>
          <w:noProof/>
          <w:lang w:val="en-US"/>
        </w:rPr>
      </w:pPr>
    </w:p>
    <w:p w14:paraId="4DE00EB4" w14:textId="57BFF5B9" w:rsidR="002F2377" w:rsidRPr="00D36025" w:rsidRDefault="008350F6">
      <w:pPr>
        <w:jc w:val="both"/>
        <w:rPr>
          <w:b/>
        </w:rPr>
      </w:pPr>
      <w:r w:rsidRPr="008350F6">
        <w:rPr>
          <w:b/>
          <w:noProof/>
          <w:lang w:val="en-US"/>
        </w:rPr>
        <w:drawing>
          <wp:inline distT="0" distB="0" distL="0" distR="0" wp14:anchorId="7D576927" wp14:editId="18007D8F">
            <wp:extent cx="5760720" cy="1540058"/>
            <wp:effectExtent l="0" t="0" r="0" b="0"/>
            <wp:docPr id="16" name="Picture 16" descr="E:\PFC micro\figures paper\cropped pngs\supp. fig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FC micro\figures paper\cropped pngs\supp. figure 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540058"/>
                    </a:xfrm>
                    <a:prstGeom prst="rect">
                      <a:avLst/>
                    </a:prstGeom>
                    <a:noFill/>
                    <a:ln>
                      <a:noFill/>
                    </a:ln>
                  </pic:spPr>
                </pic:pic>
              </a:graphicData>
            </a:graphic>
          </wp:inline>
        </w:drawing>
      </w:r>
    </w:p>
    <w:p w14:paraId="0B8D1F6E" w14:textId="77777777" w:rsidR="002F2377" w:rsidRPr="00D36025" w:rsidRDefault="002F2377">
      <w:pPr>
        <w:jc w:val="both"/>
        <w:rPr>
          <w:b/>
        </w:rPr>
      </w:pPr>
    </w:p>
    <w:p w14:paraId="0DB380A0" w14:textId="61E7781A" w:rsidR="007727E3" w:rsidRPr="00D36025" w:rsidRDefault="00584F3D">
      <w:pPr>
        <w:jc w:val="both"/>
      </w:pPr>
      <w:r w:rsidRPr="00D36025">
        <w:rPr>
          <w:b/>
        </w:rPr>
        <w:t xml:space="preserve">Supp. Figure 7, related to Figure </w:t>
      </w:r>
      <w:r w:rsidR="000B62FA" w:rsidRPr="00D36025">
        <w:rPr>
          <w:b/>
        </w:rPr>
        <w:t>7</w:t>
      </w:r>
      <w:r w:rsidRPr="00D36025">
        <w:rPr>
          <w:b/>
        </w:rPr>
        <w:t xml:space="preserve">. Age and spatial profile of STTC values </w:t>
      </w:r>
      <w:r w:rsidR="00E13F39" w:rsidRPr="00D36025">
        <w:rPr>
          <w:b/>
        </w:rPr>
        <w:t>in</w:t>
      </w:r>
      <w:r w:rsidRPr="00D36025">
        <w:rPr>
          <w:b/>
        </w:rPr>
        <w:t xml:space="preserve"> GE and ES mice.</w:t>
      </w:r>
    </w:p>
    <w:p w14:paraId="712C8E03" w14:textId="60864083" w:rsidR="0075122A" w:rsidRDefault="0075122A" w:rsidP="0075122A">
      <w:pPr>
        <w:jc w:val="both"/>
      </w:pPr>
      <w:r>
        <w:t>(</w:t>
      </w:r>
      <w:r w:rsidRPr="001902F1">
        <w:rPr>
          <w:b/>
        </w:rPr>
        <w:t>A</w:t>
      </w:r>
      <w:r>
        <w:t>) Multivariate linear regression coefficients as a function of STTC lag (</w:t>
      </w:r>
      <w:r w:rsidR="0032341D">
        <w:t>n=29890 spike train pairs and 63 mice</w:t>
      </w:r>
      <w:r>
        <w:t>).</w:t>
      </w:r>
    </w:p>
    <w:p w14:paraId="58CCC7D0" w14:textId="46B0D880" w:rsidR="00B050D8" w:rsidRDefault="0075122A" w:rsidP="0075122A">
      <w:pPr>
        <w:jc w:val="both"/>
      </w:pPr>
      <w:r>
        <w:t>(</w:t>
      </w:r>
      <w:r w:rsidR="00B050D8">
        <w:rPr>
          <w:b/>
        </w:rPr>
        <w:t>B</w:t>
      </w:r>
      <w:r>
        <w:t xml:space="preserve">) </w:t>
      </w:r>
      <w:r w:rsidR="00B050D8">
        <w:t>STTC of control and GE mice (n=18839 and 11051 spike train pairs; 33 and 30 mice, respectively) over age.</w:t>
      </w:r>
    </w:p>
    <w:p w14:paraId="784DACC3" w14:textId="7EEBE453" w:rsidR="0075122A" w:rsidRPr="00D36025" w:rsidRDefault="008B7E44" w:rsidP="0075122A">
      <w:pPr>
        <w:jc w:val="both"/>
        <w:rPr>
          <w:b/>
        </w:rPr>
      </w:pPr>
      <w:r>
        <w:t xml:space="preserve">Asterisks in (A) indicate significant regression coefficients of the respective variable for STTC at 1 s lag. </w:t>
      </w:r>
      <w:r w:rsidR="0075122A">
        <w:t>* p &lt; 0.0</w:t>
      </w:r>
      <w:r>
        <w:t>5</w:t>
      </w:r>
      <w:r w:rsidR="0075122A">
        <w:t xml:space="preserve">. </w:t>
      </w:r>
      <w:r w:rsidR="0075122A" w:rsidRPr="003F2CFD">
        <w:t xml:space="preserve">In </w:t>
      </w:r>
      <w:r w:rsidR="0075122A">
        <w:t>(</w:t>
      </w:r>
      <w:r w:rsidR="00027EE3">
        <w:t xml:space="preserve">A) </w:t>
      </w:r>
      <w:r w:rsidR="0075122A">
        <w:t>regression coefficients are presented as mean and 95% C.I.. In (</w:t>
      </w:r>
      <w:r w:rsidR="00027EE3">
        <w:t>B)</w:t>
      </w:r>
      <w:r w:rsidR="0075122A">
        <w:t xml:space="preserve"> and data are presented as mean </w:t>
      </w:r>
      <w:r w:rsidR="0075122A" w:rsidRPr="00CD7428">
        <w:t>±</w:t>
      </w:r>
      <w:r w:rsidR="0075122A">
        <w:t xml:space="preserve"> SEM. Linear mixed-effect models. For detailed statistical results, see S1 Table.</w:t>
      </w:r>
    </w:p>
    <w:p w14:paraId="3A5A3AA4" w14:textId="77777777" w:rsidR="007727E3" w:rsidRPr="00D36025" w:rsidRDefault="007727E3">
      <w:pPr>
        <w:jc w:val="both"/>
      </w:pPr>
    </w:p>
    <w:p w14:paraId="0E752468" w14:textId="5DC10789" w:rsidR="00BE1A06" w:rsidRDefault="00584F3D">
      <w:pPr>
        <w:jc w:val="both"/>
      </w:pPr>
      <w:r w:rsidRPr="00D36025">
        <w:t xml:space="preserve">Taken together, these data support the hypothesis that </w:t>
      </w:r>
      <w:r w:rsidR="00BE1A06">
        <w:t xml:space="preserve">decreased </w:t>
      </w:r>
      <w:r w:rsidRPr="00D36025">
        <w:t xml:space="preserve">developmental </w:t>
      </w:r>
      <w:r w:rsidR="00C858E2">
        <w:t>E-I ratio</w:t>
      </w:r>
      <w:r w:rsidRPr="00D36025">
        <w:t xml:space="preserve"> results in </w:t>
      </w:r>
      <w:r w:rsidR="00BE1A06">
        <w:t xml:space="preserve">reduced </w:t>
      </w:r>
      <w:r w:rsidR="00596305">
        <w:t xml:space="preserve">spike train pairwise </w:t>
      </w:r>
      <w:r w:rsidR="00C2143C">
        <w:t>correlation</w:t>
      </w:r>
      <w:r w:rsidR="00596305">
        <w:t>s</w:t>
      </w:r>
      <w:r w:rsidRPr="00D36025">
        <w:t xml:space="preserve">. Further, we show that this effect is remarkably specific. </w:t>
      </w:r>
      <w:r w:rsidR="00BE1A06">
        <w:t xml:space="preserve">In GE mice, a mouse model characterized by reduced excitatory drive in prefrontal PYRs of the superficial layers, the </w:t>
      </w:r>
      <w:r w:rsidR="00783B59">
        <w:t xml:space="preserve">reduced </w:t>
      </w:r>
      <w:r w:rsidR="00BE1A06">
        <w:t xml:space="preserve">correlation levels are largely limited to spike train pairs involving PYRs </w:t>
      </w:r>
      <w:r w:rsidR="00783B59">
        <w:t>of</w:t>
      </w:r>
      <w:r w:rsidR="00BE1A06">
        <w:t xml:space="preserve"> the superficial layers. Similarly, in ES mice, a mouse model characterized by increased feedback inhibition onto chronically stimulated PYRs, the decreased correlation </w:t>
      </w:r>
      <w:r w:rsidR="00783B59">
        <w:t>levels are largely limited to spike train pairs involving chronically stimulated PYRs.</w:t>
      </w:r>
    </w:p>
    <w:p w14:paraId="360F05C4" w14:textId="77777777" w:rsidR="007727E3" w:rsidRPr="00D36025" w:rsidRDefault="007727E3">
      <w:pPr>
        <w:jc w:val="both"/>
      </w:pPr>
    </w:p>
    <w:p w14:paraId="795CF2E3" w14:textId="1FA3D25E" w:rsidR="007727E3" w:rsidRPr="00003F2E" w:rsidRDefault="00EE49B5">
      <w:pPr>
        <w:pStyle w:val="Heading2"/>
        <w:jc w:val="both"/>
        <w:rPr>
          <w:rFonts w:ascii="Times New Roman" w:hAnsi="Times New Roman" w:cs="Times New Roman"/>
          <w:b/>
          <w:color w:val="auto"/>
          <w:sz w:val="24"/>
        </w:rPr>
      </w:pPr>
      <w:bookmarkStart w:id="40" w:name="_jz7374fi5mv1" w:colFirst="0" w:colLast="0"/>
      <w:bookmarkEnd w:id="40"/>
      <w:r>
        <w:rPr>
          <w:rFonts w:ascii="Times New Roman" w:hAnsi="Times New Roman" w:cs="Times New Roman"/>
          <w:b/>
          <w:color w:val="auto"/>
          <w:sz w:val="24"/>
        </w:rPr>
        <w:t xml:space="preserve">1/f exponent increases with age </w:t>
      </w:r>
      <w:r w:rsidR="00584F3D" w:rsidRPr="00003F2E">
        <w:rPr>
          <w:rFonts w:ascii="Times New Roman" w:hAnsi="Times New Roman" w:cs="Times New Roman"/>
          <w:b/>
          <w:color w:val="auto"/>
          <w:sz w:val="24"/>
        </w:rPr>
        <w:t xml:space="preserve">in newborn </w:t>
      </w:r>
      <w:r>
        <w:rPr>
          <w:rFonts w:ascii="Times New Roman" w:hAnsi="Times New Roman" w:cs="Times New Roman"/>
          <w:b/>
          <w:color w:val="auto"/>
          <w:sz w:val="24"/>
        </w:rPr>
        <w:t>babies</w:t>
      </w:r>
      <w:r w:rsidR="00584F3D" w:rsidRPr="00003F2E">
        <w:rPr>
          <w:rFonts w:ascii="Times New Roman" w:hAnsi="Times New Roman" w:cs="Times New Roman"/>
          <w:b/>
          <w:color w:val="auto"/>
          <w:sz w:val="24"/>
        </w:rPr>
        <w:t xml:space="preserve"> </w:t>
      </w:r>
    </w:p>
    <w:p w14:paraId="7DDEE1A0" w14:textId="77777777" w:rsidR="007727E3" w:rsidRPr="00D36025" w:rsidRDefault="007727E3"/>
    <w:p w14:paraId="6A82BE5E" w14:textId="4E47F63A" w:rsidR="007727E3" w:rsidRPr="00D36025" w:rsidRDefault="00E33994">
      <w:pPr>
        <w:jc w:val="both"/>
      </w:pPr>
      <w:r>
        <w:t xml:space="preserve">We next sought out to test whether a similar developmental process occurs also in newborn babies. To this aim, we interrogated two </w:t>
      </w:r>
      <w:r w:rsidR="00D556F5" w:rsidRPr="00D36025">
        <w:t>EEG data</w:t>
      </w:r>
      <w:r>
        <w:t>sets</w:t>
      </w:r>
      <w:r w:rsidR="00D556F5" w:rsidRPr="00D36025">
        <w:t xml:space="preserve"> recorded in newborn babies of an age between 35 and 46 post-conception weeks</w:t>
      </w:r>
      <w:r w:rsidR="00F633D9">
        <w:t xml:space="preserve"> (PCW)</w:t>
      </w:r>
      <w:r w:rsidR="00D556F5" w:rsidRPr="00D36025">
        <w:t>, a time point that is roughly equivalent to the one that we studied in mice</w:t>
      </w:r>
      <w:r w:rsidR="00230722" w:rsidRPr="00D36025">
        <w:fldChar w:fldCharType="begin"/>
      </w:r>
      <w:r w:rsidR="00230722" w:rsidRPr="00D36025">
        <w:instrText xml:space="preserve"> ADDIN ZOTERO_ITEM CSL_CITATION {"citationID":"3Nfp6r5h","properties":{"formattedCitation":"\\super 1\\nosupersub{}","plainCitation":"1","noteIndex":0},"citationItems":[{"id":602,"uris":["http://zotero.org/groups/2749059/items/PGT3LLTR"],"uri":["http://zotero.org/groups/2749059/items/PGT3LLTR"],"itemData":{"id":602,"type":"article-journal","abstract":"The role of the prefrontal cortex (PFC) takes center stage among unanswered questions in modern neuroscience. The PFC has a Janus-faced nature: it enables sophisticated cognitive and social abilities that reach their maximum expression in humans, yet it underlies some of the devastating symptoms of psychiatric disorders. Accordingly, appropriate prefrontal development is crucial for many high-order cognitive abilities and dysregulation of this process has been linked to various neuropsychiatric diseases. Reviewing recent advances in the field, with a primary focus on rodents and humans, we highlight why, despite differences across species, a cross-species approach is a fruitful strategy for understanding prefrontal development. We briefly review the developmental contribution of molecules and extensively discuss how electrical activity controls the early maturation and wiring of prefrontal areas, as well as the emergence and refinement of input-output circuitry involved in cognitive processing. Finally, we highlight the mechanisms of developmental dysfunction and their relevance for psychiatric disorders.","container-title":"Trends in Neurosciences","DOI":"10.1016/j.tins.2020.10.017","ISSN":"1878-108X","journalAbbreviation":"Trends Neurosci","language":"eng","note":"PMID: 33246578","source":"PubMed","title":"Prefrontal Cortex Development in Health and Disease: Lessons from Rodents and Humans","title-short":"Prefrontal Cortex Development in Health and Disease","author":[{"family":"Chini","given":"Mattia"},{"family":"Hanganu-Opatz","given":"Ileana L."}],"issued":{"date-parts":[["2020",11,24]]}}}],"schema":"https://github.com/citation-style-language/schema/raw/master/csl-citation.json"} </w:instrText>
      </w:r>
      <w:r w:rsidR="00230722" w:rsidRPr="00D36025">
        <w:fldChar w:fldCharType="separate"/>
      </w:r>
      <w:r w:rsidR="00230722" w:rsidRPr="00D36025">
        <w:rPr>
          <w:vertAlign w:val="superscript"/>
        </w:rPr>
        <w:t>1</w:t>
      </w:r>
      <w:r w:rsidR="00230722" w:rsidRPr="00D36025">
        <w:fldChar w:fldCharType="end"/>
      </w:r>
      <w:r w:rsidR="00584F3D" w:rsidRPr="00D36025">
        <w:t xml:space="preserve">. </w:t>
      </w:r>
      <w:r w:rsidR="00D556F5" w:rsidRPr="00D36025">
        <w:t xml:space="preserve">While it is not straightforward to compare intracranial recordings from a deep structure like the mouse PFC to EEG data, to maximize consistency between the approach used for mouse and human data, we limited our analysis to channels </w:t>
      </w:r>
      <w:r w:rsidR="002F05E2">
        <w:t xml:space="preserve">from the frontal derivations </w:t>
      </w:r>
      <w:r w:rsidR="00D556F5" w:rsidRPr="00D36025">
        <w:t>of the EEG (Figure 8A).</w:t>
      </w:r>
    </w:p>
    <w:p w14:paraId="73BDC69A" w14:textId="77777777" w:rsidR="00D36025" w:rsidRPr="00D36025" w:rsidRDefault="00D36025">
      <w:pPr>
        <w:jc w:val="both"/>
      </w:pPr>
    </w:p>
    <w:p w14:paraId="545E7D69" w14:textId="1FDE308C" w:rsidR="00D36025" w:rsidRPr="00D36025" w:rsidRDefault="00F17BB2" w:rsidP="00D36025">
      <w:pPr>
        <w:jc w:val="both"/>
      </w:pPr>
      <w:r w:rsidRPr="00F17BB2">
        <w:rPr>
          <w:noProof/>
          <w:lang w:val="en-US"/>
        </w:rPr>
        <w:drawing>
          <wp:inline distT="0" distB="0" distL="0" distR="0" wp14:anchorId="0F34DD32" wp14:editId="6B4C4B7B">
            <wp:extent cx="5760720" cy="5483638"/>
            <wp:effectExtent l="0" t="0" r="0" b="3175"/>
            <wp:docPr id="27" name="Picture 27" descr="E:\PFC micro\figures paper\cropped pngs\fig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FC micro\figures paper\cropped pngs\figure 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5483638"/>
                    </a:xfrm>
                    <a:prstGeom prst="rect">
                      <a:avLst/>
                    </a:prstGeom>
                    <a:noFill/>
                    <a:ln>
                      <a:noFill/>
                    </a:ln>
                  </pic:spPr>
                </pic:pic>
              </a:graphicData>
            </a:graphic>
          </wp:inline>
        </w:drawing>
      </w:r>
    </w:p>
    <w:p w14:paraId="47FDF5EB" w14:textId="77777777" w:rsidR="00D36025" w:rsidRPr="00D36025" w:rsidRDefault="00D36025" w:rsidP="00D36025">
      <w:pPr>
        <w:jc w:val="both"/>
      </w:pPr>
    </w:p>
    <w:p w14:paraId="74D00ADD" w14:textId="49A897D4" w:rsidR="00D36025" w:rsidRDefault="00D36025" w:rsidP="00D36025">
      <w:pPr>
        <w:jc w:val="both"/>
        <w:rPr>
          <w:b/>
        </w:rPr>
      </w:pPr>
      <w:r w:rsidRPr="00D36025">
        <w:rPr>
          <w:b/>
        </w:rPr>
        <w:t xml:space="preserve">Figure 8. 1/f exponent </w:t>
      </w:r>
      <w:r w:rsidR="00AA2365">
        <w:rPr>
          <w:b/>
        </w:rPr>
        <w:t>of</w:t>
      </w:r>
      <w:r w:rsidR="00F633D9">
        <w:rPr>
          <w:b/>
        </w:rPr>
        <w:t xml:space="preserve"> EEG recordings i</w:t>
      </w:r>
      <w:r w:rsidRPr="00D36025">
        <w:rPr>
          <w:b/>
        </w:rPr>
        <w:t>n</w:t>
      </w:r>
      <w:r w:rsidR="00AA2365">
        <w:rPr>
          <w:b/>
        </w:rPr>
        <w:t>creases with age in</w:t>
      </w:r>
      <w:r w:rsidRPr="00D36025">
        <w:rPr>
          <w:b/>
        </w:rPr>
        <w:t xml:space="preserve"> newborn babies.</w:t>
      </w:r>
    </w:p>
    <w:p w14:paraId="669702DE" w14:textId="0F8F0A8E" w:rsidR="00F633D9" w:rsidRDefault="00F633D9" w:rsidP="00F633D9">
      <w:pPr>
        <w:jc w:val="both"/>
      </w:pPr>
      <w:r>
        <w:t>(</w:t>
      </w:r>
      <w:r w:rsidRPr="001858A3">
        <w:rPr>
          <w:b/>
        </w:rPr>
        <w:t>A</w:t>
      </w:r>
      <w:r>
        <w:t>) Schematic representation of EEG recording from frontal derivations of PCW36-45 new</w:t>
      </w:r>
      <w:r w:rsidR="00885D6F">
        <w:t>born babies</w:t>
      </w:r>
      <w:r>
        <w:t xml:space="preserve"> (left), and representative EEG traces from PCW36 and PCW45 newborn</w:t>
      </w:r>
      <w:r w:rsidR="00885D6F">
        <w:t xml:space="preserve"> babies</w:t>
      </w:r>
      <w:r>
        <w:t xml:space="preserve"> (right). </w:t>
      </w:r>
    </w:p>
    <w:p w14:paraId="2125AE20" w14:textId="019EACF9" w:rsidR="00885D6F" w:rsidRDefault="00885D6F" w:rsidP="00885D6F">
      <w:pPr>
        <w:jc w:val="both"/>
      </w:pPr>
      <w:r>
        <w:t>(</w:t>
      </w:r>
      <w:r w:rsidRPr="00885D6F">
        <w:rPr>
          <w:b/>
        </w:rPr>
        <w:t>B</w:t>
      </w:r>
      <w:r>
        <w:t xml:space="preserve">) Log-log plot displaying the normalized mean PSD power in the 1-20 Hz frequency range of </w:t>
      </w:r>
      <w:r w:rsidR="00215D5D">
        <w:t xml:space="preserve">PCW36-45 newborn babies </w:t>
      </w:r>
      <w:r>
        <w:t>(n=11</w:t>
      </w:r>
      <w:r w:rsidR="00215D5D">
        <w:t>10</w:t>
      </w:r>
      <w:r>
        <w:t xml:space="preserve"> </w:t>
      </w:r>
      <w:r w:rsidR="00215D5D">
        <w:t>babies</w:t>
      </w:r>
      <w:r>
        <w:t xml:space="preserve">). Color codes for age. </w:t>
      </w:r>
    </w:p>
    <w:p w14:paraId="4A55EDFE" w14:textId="1D1A3204" w:rsidR="00F633D9" w:rsidRDefault="00F633D9" w:rsidP="00885D6F">
      <w:pPr>
        <w:jc w:val="both"/>
      </w:pPr>
      <w:r>
        <w:t>(</w:t>
      </w:r>
      <w:r w:rsidRPr="001858A3">
        <w:rPr>
          <w:b/>
        </w:rPr>
        <w:t>C</w:t>
      </w:r>
      <w:r>
        <w:t xml:space="preserve">) Violin plots displaying the </w:t>
      </w:r>
      <w:r w:rsidR="008247C5">
        <w:t xml:space="preserve">1/f exponent </w:t>
      </w:r>
      <w:r>
        <w:t xml:space="preserve">of </w:t>
      </w:r>
      <w:r w:rsidR="008247C5">
        <w:t>PCW36-45 newborn babies (n=1110 babies)</w:t>
      </w:r>
      <w:r>
        <w:t xml:space="preserve">. </w:t>
      </w:r>
    </w:p>
    <w:p w14:paraId="5BF53F6D" w14:textId="46B1458E" w:rsidR="00DC1F26" w:rsidRDefault="00F633D9" w:rsidP="00F633D9">
      <w:pPr>
        <w:jc w:val="both"/>
      </w:pPr>
      <w:r>
        <w:lastRenderedPageBreak/>
        <w:t>(</w:t>
      </w:r>
      <w:r w:rsidR="008247C5" w:rsidRPr="008247C5">
        <w:rPr>
          <w:b/>
        </w:rPr>
        <w:t>D</w:t>
      </w:r>
      <w:r w:rsidR="008247C5" w:rsidRPr="008247C5">
        <w:t xml:space="preserve"> and </w:t>
      </w:r>
      <w:r w:rsidRPr="001858A3">
        <w:rPr>
          <w:b/>
        </w:rPr>
        <w:t>E</w:t>
      </w:r>
      <w:r>
        <w:t xml:space="preserve">) </w:t>
      </w:r>
      <w:r w:rsidR="008247C5">
        <w:t>same as (B) and (C) for PCW40 and PCW43 newborn babies (n=72 EE</w:t>
      </w:r>
      <w:r w:rsidR="00404A17">
        <w:t>G</w:t>
      </w:r>
      <w:r w:rsidR="008247C5">
        <w:t xml:space="preserve"> recordings </w:t>
      </w:r>
      <w:r w:rsidR="00404A17">
        <w:t xml:space="preserve">and </w:t>
      </w:r>
      <w:r w:rsidR="008247C5">
        <w:t>40 babies)</w:t>
      </w:r>
      <w:r>
        <w:t>.</w:t>
      </w:r>
    </w:p>
    <w:p w14:paraId="2B4386A4" w14:textId="70372D0F" w:rsidR="00F633D9" w:rsidRDefault="00DC1F26" w:rsidP="00F633D9">
      <w:pPr>
        <w:jc w:val="both"/>
      </w:pPr>
      <w:r>
        <w:t>(</w:t>
      </w:r>
      <w:r w:rsidRPr="00DC1F26">
        <w:rPr>
          <w:b/>
        </w:rPr>
        <w:t>F</w:t>
      </w:r>
      <w:r>
        <w:t>)</w:t>
      </w:r>
      <w:r w:rsidR="00F633D9">
        <w:t xml:space="preserve"> </w:t>
      </w:r>
      <w:r w:rsidR="00404A17">
        <w:t>1/f exponent over age for the two EEG datasets (n=1110 babies and n=72 EEG recordings and 40 babies, respectively)</w:t>
      </w:r>
      <w:r w:rsidR="007C20D3">
        <w:t>.</w:t>
      </w:r>
    </w:p>
    <w:p w14:paraId="5891083C" w14:textId="13463073" w:rsidR="00F633D9" w:rsidRPr="00D552EE" w:rsidRDefault="00F633D9" w:rsidP="00F633D9">
      <w:pPr>
        <w:jc w:val="both"/>
      </w:pPr>
      <w:r w:rsidRPr="003F2CFD">
        <w:t xml:space="preserve">In </w:t>
      </w:r>
      <w:r>
        <w:t xml:space="preserve">(E) </w:t>
      </w:r>
      <w:r w:rsidR="00496377">
        <w:t>black</w:t>
      </w:r>
      <w:r w:rsidRPr="003F2CFD">
        <w:t xml:space="preserve"> dots indicate </w:t>
      </w:r>
      <w:r>
        <w:t xml:space="preserve">individual data points. In (C) </w:t>
      </w:r>
      <w:r w:rsidR="00496377">
        <w:t xml:space="preserve">and (E) </w:t>
      </w:r>
      <w:r>
        <w:t>data are presented as median, 25</w:t>
      </w:r>
      <w:r w:rsidRPr="00F95F61">
        <w:rPr>
          <w:vertAlign w:val="superscript"/>
        </w:rPr>
        <w:t>th</w:t>
      </w:r>
      <w:r>
        <w:t>, 75</w:t>
      </w:r>
      <w:r w:rsidRPr="00F95F61">
        <w:rPr>
          <w:vertAlign w:val="superscript"/>
        </w:rPr>
        <w:t>th</w:t>
      </w:r>
      <w:r>
        <w:t xml:space="preserve"> percentile and </w:t>
      </w:r>
      <w:r w:rsidRPr="003F2CFD">
        <w:t>interquartile range.</w:t>
      </w:r>
      <w:r>
        <w:t xml:space="preserve"> In (C) and (E) the shaded area represents the probability distribution density of the variable. In (</w:t>
      </w:r>
      <w:r w:rsidR="00496377">
        <w:t>B</w:t>
      </w:r>
      <w:r>
        <w:t>)</w:t>
      </w:r>
      <w:r w:rsidR="00496377">
        <w:t>, (D)</w:t>
      </w:r>
      <w:r>
        <w:t xml:space="preserve"> </w:t>
      </w:r>
      <w:r w:rsidR="00496377">
        <w:t xml:space="preserve">and (F) </w:t>
      </w:r>
      <w:r>
        <w:t>data are presented as mean</w:t>
      </w:r>
      <w:r w:rsidR="00496377">
        <w:t xml:space="preserve"> </w:t>
      </w:r>
      <w:r w:rsidR="00496377" w:rsidRPr="00CD7428">
        <w:t>±</w:t>
      </w:r>
      <w:r w:rsidR="00496377">
        <w:t xml:space="preserve"> SEM</w:t>
      </w:r>
      <w:r>
        <w:t xml:space="preserve">. Asterisks in (C) and (E) indicate significant effect of age. *** p &lt; 0.001. </w:t>
      </w:r>
      <w:r w:rsidR="00AE59C6">
        <w:t xml:space="preserve">Linear model (C) and linear </w:t>
      </w:r>
      <w:r w:rsidR="00AE59C6" w:rsidRPr="00D36025">
        <w:t>mixed-effect model</w:t>
      </w:r>
      <w:r w:rsidR="00F20F84">
        <w:t>s</w:t>
      </w:r>
      <w:r w:rsidR="00AE59C6">
        <w:t xml:space="preserve"> </w:t>
      </w:r>
      <w:r w:rsidR="00F20F84">
        <w:t>(E-F)</w:t>
      </w:r>
      <w:r>
        <w:t>. For detailed statistical results, see S1 Table.</w:t>
      </w:r>
    </w:p>
    <w:p w14:paraId="056463D0" w14:textId="77777777" w:rsidR="00F633D9" w:rsidRPr="00D36025" w:rsidRDefault="00F633D9" w:rsidP="00D36025">
      <w:pPr>
        <w:jc w:val="both"/>
        <w:rPr>
          <w:b/>
        </w:rPr>
      </w:pPr>
    </w:p>
    <w:p w14:paraId="33533D17" w14:textId="77777777" w:rsidR="00D36025" w:rsidRPr="00D36025" w:rsidRDefault="00D36025">
      <w:pPr>
        <w:jc w:val="both"/>
      </w:pPr>
    </w:p>
    <w:p w14:paraId="6AF67C8B" w14:textId="589C647C" w:rsidR="00E4532F" w:rsidRPr="00D36025" w:rsidRDefault="00584F3D">
      <w:pPr>
        <w:jc w:val="both"/>
      </w:pPr>
      <w:r w:rsidRPr="00D36025">
        <w:t>The first dataset</w:t>
      </w:r>
      <w:r w:rsidR="00230722" w:rsidRPr="00D36025">
        <w:fldChar w:fldCharType="begin"/>
      </w:r>
      <w:r w:rsidR="001C19F4">
        <w:instrText xml:space="preserve"> ADDIN ZOTERO_ITEM CSL_CITATION {"citationID":"bBWnEo0s","properties":{"formattedCitation":"\\super 67,68\\nosupersub{}","plainCitation":"67,68","noteIndex":0},"citationItems":[{"id":1024,"uris":["http://zotero.org/groups/2782533/items/7DM45JUN"],"uri":["http://zotero.org/groups/2782533/items/7DM45JUN"],"itemData":{"id":1024,"type":"article-journal","abstract":"In this paper, we describe a new method combining the polynomial neural network and decision tree techniques in order to derive comprehensible classification rules from clinical electroencephalograms (EEGs) recorded from sleeping newborns. These EEGs are heavily corrupted by cardiac, eye movement, muscle, and noise artifacts and, as a consequence, some EEG features are irrelevant to classification problems. Combining the polynomial network and decision tree techniques, we discover comprehensible classification rules while also attempting to keep their classification error down. This technique is shown to out-perform a number of commonly used machine learning technique applied to automatically recognize artifacts in the sleep EEGs.","container-title":"IEEE transactions on information technology in biomedicine: a publication of the IEEE Engineering in Medicine and Biology Society","DOI":"10.1109/titb.2004.824735","ISSN":"1089-7771","issue":"1","journalAbbreviation":"IEEE Trans Inf Technol Biomed","language":"eng","note":"PMID: 15055799","page":"28-35","source":"PubMed","title":"The combined technique for detection of artifacts in clinical electroencephalograms of sleeping newborns","volume":"8","author":[{"family":"Schetinin","given":"Vitaly"},{"family":"Schult","given":"Joachim"}],"issued":{"date-parts":[["2004",3]]}}},{"id":1040,"uris":["http://zotero.org/groups/2782533/items/SJJQ22BC"],"uri":["http://zotero.org/groups/2782533/items/SJJQ22BC"],"itemData":{"id":1040,"type":"article-journal","abstract":"Age dependent EEG signatures were detected in the EEG of 71 neonates of 28-100 weeks of conceptional age (CA). Using the new method presented, neonates were automatically classified in three age groups (28-35 weeks CA), (36-40 weeks CA) and (41-100 weeks CA). Analysis was performed employing relative distance functions for the complete frequency spectra of the EEG registered by electrodes in C3 and C4 positions. The analysis was successful in automatic identification of individuals showing EEG anomalies. Polysomnographic analysis demonstrated these to be apnea risk patients. Accordingly, a purely EEG based detection of neonates that are medically at risk becomes feasible.","container-title":"Neuroscience Letters","DOI":"10.1016/s0304-3940(99)00397-3","ISSN":"0304-3940","issue":"3","journalAbbreviation":"Neurosci Lett","language":"eng","note":"PMID: 10406020","page":"123-126","source":"PubMed","title":"Clinical relevance of age-dependent EEG signatures in the detection of neonates at high risk for apnea","volume":"268","author":[{"family":"Holthausen","given":"K."},{"family":"Breidbach","given":"O."},{"family":"Scheidt","given":"B."},{"family":"Frenzel","given":"J."}],"issued":{"date-parts":[["1999",6,25]]}}}],"schema":"https://github.com/citation-style-language/schema/raw/master/csl-citation.json"} </w:instrText>
      </w:r>
      <w:r w:rsidR="00230722" w:rsidRPr="00D36025">
        <w:fldChar w:fldCharType="separate"/>
      </w:r>
      <w:r w:rsidR="001C19F4" w:rsidRPr="001C19F4">
        <w:rPr>
          <w:vertAlign w:val="superscript"/>
        </w:rPr>
        <w:t>67,68</w:t>
      </w:r>
      <w:r w:rsidR="00230722" w:rsidRPr="00D36025">
        <w:fldChar w:fldCharType="end"/>
      </w:r>
      <w:r w:rsidRPr="00D36025">
        <w:t xml:space="preserve"> consisted of 1100 EEG recordings of sleeping babies with an age comprised between 36 and 45 post-conception weeks. Similarly to the PSDs of recordings from the neonatal mice PFC, the 1/f exponent </w:t>
      </w:r>
      <w:r w:rsidR="00412CC2">
        <w:t xml:space="preserve">grew steeper </w:t>
      </w:r>
      <w:r w:rsidRPr="00D36025">
        <w:t>over age (Supp. Figure 8A), a phenomenon that was even more apparent after normalization</w:t>
      </w:r>
      <w:r w:rsidR="00A80EC9" w:rsidRPr="00D36025">
        <w:t xml:space="preserve"> of the PSD (Figure 8</w:t>
      </w:r>
      <w:r w:rsidRPr="00D36025">
        <w:t xml:space="preserve">B). We quantified the 1/f exponent similarly to the </w:t>
      </w:r>
      <w:r w:rsidR="00C94A81" w:rsidRPr="00D36025">
        <w:t xml:space="preserve">mouse </w:t>
      </w:r>
      <w:r w:rsidRPr="00D36025">
        <w:t xml:space="preserve">LFP data, and confirmed that </w:t>
      </w:r>
      <w:r w:rsidR="00AA0998">
        <w:t xml:space="preserve">it </w:t>
      </w:r>
      <w:r w:rsidRPr="00D36025">
        <w:t>increases over age (age coefficient=0.26, 95% C.I. [0.24; 0.27]</w:t>
      </w:r>
      <w:r w:rsidR="00984827" w:rsidRPr="00D36025">
        <w:t>, p&lt;</w:t>
      </w:r>
      <w:r w:rsidR="00BF6814" w:rsidRPr="00D36025">
        <w:t>10</w:t>
      </w:r>
      <w:r w:rsidR="00BF6814" w:rsidRPr="00D36025">
        <w:rPr>
          <w:vertAlign w:val="superscript"/>
        </w:rPr>
        <w:t>-183</w:t>
      </w:r>
      <w:r w:rsidR="00E354A0" w:rsidRPr="00D36025">
        <w:t>, linear model)</w:t>
      </w:r>
      <w:r w:rsidRPr="00D36025">
        <w:t xml:space="preserve"> (Figure </w:t>
      </w:r>
      <w:r w:rsidR="00FE3D39" w:rsidRPr="00D36025">
        <w:t>8</w:t>
      </w:r>
      <w:r w:rsidRPr="00D36025">
        <w:t>C). A second dataset</w:t>
      </w:r>
      <w:r w:rsidR="00230722" w:rsidRPr="00D36025">
        <w:fldChar w:fldCharType="begin"/>
      </w:r>
      <w:r w:rsidR="001C19F4">
        <w:instrText xml:space="preserve"> ADDIN ZOTERO_ITEM CSL_CITATION {"citationID":"qCthVhOP","properties":{"formattedCitation":"\\super 69\\nosupersub{}","plainCitation":"69","noteIndex":0},"citationItems":[{"id":1030,"uris":["http://zotero.org/groups/2782533/items/DGJBWXTZ"],"uri":["http://zotero.org/groups/2782533/items/DGJBWXTZ"],"itemData":{"id":1030,"type":"article-journal","abstract":"Human newborns spend up to 18 hours sleeping. The organization of their sleep differs immensely from adult sleep, and its quick maturation and fundamental changes correspond to the rapid cortical development at this age. Manual sleep classification is specifically challenging in this population given major body movements and frequent shifts between vigilance states; in addition various staging criteria co-exist. In the present study we utilized a machine learning approach and investigated how EEG complexity and sleep stages evolve during the very first weeks of life. We analyzed 42 full-term infants which were recorded twice (at week two and five after birth) with full polysomnography. For sleep classification EEG signal complexity was estimated using multi-scale permutation entropy and fed into a machine learning classifier. Interestingly the baby's brain signal complexity (and spectral power) revealed developmental changes in sleep in the first 5 weeks of life, and were restricted to NREM (\"quiet\") and REM (\"active sleep\") states with little to no changes in state wake. Data demonstrate that our classifier performs well over chance (i.e., &gt;33% for 3-class classification) and reaches almost human scoring accuracy (60% at week-2, 73% at week-5). Altogether, these results demonstrate that characteristics of newborn sleep develop rapidly in the first weeks of life and can be efficiently identified by means of machine learning techniques.","container-title":"PloS One","DOI":"10.1371/journal.pone.0224521","ISSN":"1932-6203","issue":"10","journalAbbreviation":"PLoS One","language":"eng","note":"PMID: 31661522\nPMCID: PMC6818777","page":"e0224521","source":"PubMed","title":"On the development of sleep states in the first weeks of life","volume":"14","author":[{"family":"Wielek","given":"Tomasz"},{"family":"Del Giudice","given":"Renata"},{"family":"Lang","given":"Adelheid"},{"family":"Wislowska","given":"Malgorzata"},{"family":"Ott","given":"Peter"},{"family":"Schabus","given":"Manuel"}],"issued":{"date-parts":[["2019"]]}}}],"schema":"https://github.com/citation-style-language/schema/raw/master/csl-citation.json"} </w:instrText>
      </w:r>
      <w:r w:rsidR="00230722" w:rsidRPr="00D36025">
        <w:fldChar w:fldCharType="separate"/>
      </w:r>
      <w:r w:rsidR="001C19F4" w:rsidRPr="001C19F4">
        <w:rPr>
          <w:vertAlign w:val="superscript"/>
        </w:rPr>
        <w:t>69</w:t>
      </w:r>
      <w:r w:rsidR="00230722" w:rsidRPr="00D36025">
        <w:fldChar w:fldCharType="end"/>
      </w:r>
      <w:r w:rsidRPr="00D36025">
        <w:t xml:space="preserve"> consisted of EEG recordings from 42 sleeping participants, recorded at 40 and 43 post-conception weeks. Analogously to the first dataset, the PSD slope grew steeper over age (</w:t>
      </w:r>
      <w:r w:rsidR="00FE3D39" w:rsidRPr="00D36025">
        <w:t xml:space="preserve">Figure 8D, </w:t>
      </w:r>
      <w:r w:rsidRPr="00D36025">
        <w:t xml:space="preserve">Supp. Figure 8B) and the 1/f </w:t>
      </w:r>
      <w:bookmarkStart w:id="41" w:name="_GoBack"/>
      <w:bookmarkEnd w:id="41"/>
      <w:r w:rsidRPr="00D36025">
        <w:t>exponent increased over age (age coefficient=0.30, 95% C.I. [0.17; 0.42]</w:t>
      </w:r>
      <w:r w:rsidR="00994811" w:rsidRPr="00D36025">
        <w:t>, p&lt;10</w:t>
      </w:r>
      <w:r w:rsidR="00994811" w:rsidRPr="00D36025">
        <w:rPr>
          <w:vertAlign w:val="superscript"/>
        </w:rPr>
        <w:t>-4</w:t>
      </w:r>
      <w:r w:rsidR="00E354A0" w:rsidRPr="00D36025">
        <w:t>, linear mixed-effect model)</w:t>
      </w:r>
      <w:r w:rsidRPr="00D36025">
        <w:t xml:space="preserve"> (Figure </w:t>
      </w:r>
      <w:r w:rsidR="00FE3D39" w:rsidRPr="00D36025">
        <w:t>8E</w:t>
      </w:r>
      <w:r w:rsidRPr="00D36025">
        <w:t xml:space="preserve">). </w:t>
      </w:r>
      <w:r w:rsidR="00FE3D39" w:rsidRPr="00D36025">
        <w:t>Importantly, the increase in 1/f slope over age was very similar across the t</w:t>
      </w:r>
      <w:r w:rsidR="00A855AF">
        <w:t>wo</w:t>
      </w:r>
      <w:r w:rsidR="00FE3D39" w:rsidRPr="00D36025">
        <w:t xml:space="preserve"> different datasets (mean age coefficient</w:t>
      </w:r>
      <w:r w:rsidR="00D25FE4" w:rsidRPr="00D36025">
        <w:t>s</w:t>
      </w:r>
      <w:r w:rsidR="00FE3D39" w:rsidRPr="00D36025">
        <w:t>=0.26</w:t>
      </w:r>
      <w:r w:rsidR="00A855AF">
        <w:t xml:space="preserve"> and</w:t>
      </w:r>
      <w:r w:rsidR="00FE3D39" w:rsidRPr="00D36025">
        <w:t xml:space="preserve"> 0.30), and no statistical difference was found between them (</w:t>
      </w:r>
      <w:r w:rsidR="00BF7696" w:rsidRPr="00D36025">
        <w:t>main dataset effect, p=0.</w:t>
      </w:r>
      <w:r w:rsidR="00A855AF">
        <w:t>15</w:t>
      </w:r>
      <w:r w:rsidR="00D25FE4" w:rsidRPr="00D36025">
        <w:t>;</w:t>
      </w:r>
      <w:r w:rsidR="00BF7696" w:rsidRPr="00D36025">
        <w:t xml:space="preserve"> age*dataset interaction, p=0.</w:t>
      </w:r>
      <w:r w:rsidR="00A855AF">
        <w:t>21</w:t>
      </w:r>
      <w:r w:rsidR="00E354A0" w:rsidRPr="00D36025">
        <w:t>, linear mixed effect model</w:t>
      </w:r>
      <w:r w:rsidR="00FE3D39" w:rsidRPr="00D36025">
        <w:t xml:space="preserve">). </w:t>
      </w:r>
    </w:p>
    <w:p w14:paraId="387C4D31" w14:textId="37B0FA85" w:rsidR="007727E3" w:rsidRPr="00D36025" w:rsidRDefault="00584F3D">
      <w:pPr>
        <w:jc w:val="both"/>
      </w:pPr>
      <w:r w:rsidRPr="00D36025">
        <w:t xml:space="preserve">Thus, there is </w:t>
      </w:r>
      <w:r w:rsidR="00D25FE4" w:rsidRPr="00D36025">
        <w:t>robust and converging</w:t>
      </w:r>
      <w:r w:rsidRPr="00D36025">
        <w:t xml:space="preserve"> evidence that</w:t>
      </w:r>
      <w:r w:rsidR="00A855AF">
        <w:t xml:space="preserve"> the 1/f exponent </w:t>
      </w:r>
      <w:r w:rsidR="00D25FE4" w:rsidRPr="00D36025">
        <w:t xml:space="preserve">decreases </w:t>
      </w:r>
      <w:r w:rsidRPr="00D36025">
        <w:t>with age also in newborn humans.</w:t>
      </w:r>
    </w:p>
    <w:p w14:paraId="22E2ACDA" w14:textId="77777777" w:rsidR="00A80EC9" w:rsidRPr="00D36025" w:rsidRDefault="00A80EC9">
      <w:pPr>
        <w:jc w:val="both"/>
      </w:pPr>
    </w:p>
    <w:p w14:paraId="2788505B" w14:textId="253970C8" w:rsidR="00A80EC9" w:rsidRPr="00D36025" w:rsidRDefault="008247C5">
      <w:pPr>
        <w:jc w:val="both"/>
        <w:rPr>
          <w:b/>
        </w:rPr>
      </w:pPr>
      <w:r w:rsidRPr="008247C5">
        <w:rPr>
          <w:b/>
          <w:noProof/>
          <w:lang w:val="en-US"/>
        </w:rPr>
        <w:drawing>
          <wp:inline distT="0" distB="0" distL="0" distR="0" wp14:anchorId="7E37181E" wp14:editId="7152D105">
            <wp:extent cx="5760309" cy="1581150"/>
            <wp:effectExtent l="0" t="0" r="0" b="0"/>
            <wp:docPr id="23" name="Picture 23" descr="E:\PFC micro\figures paper\ai files v2\figure 8 and supp. figure 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FC micro\figures paper\ai files v2\figure 8 and supp. figure 8-03.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78148"/>
                    <a:stretch/>
                  </pic:blipFill>
                  <pic:spPr bwMode="auto">
                    <a:xfrm>
                      <a:off x="0" y="0"/>
                      <a:ext cx="5760720" cy="1581263"/>
                    </a:xfrm>
                    <a:prstGeom prst="rect">
                      <a:avLst/>
                    </a:prstGeom>
                    <a:noFill/>
                    <a:ln>
                      <a:noFill/>
                    </a:ln>
                    <a:extLst>
                      <a:ext uri="{53640926-AAD7-44D8-BBD7-CCE9431645EC}">
                        <a14:shadowObscured xmlns:a14="http://schemas.microsoft.com/office/drawing/2010/main"/>
                      </a:ext>
                    </a:extLst>
                  </pic:spPr>
                </pic:pic>
              </a:graphicData>
            </a:graphic>
          </wp:inline>
        </w:drawing>
      </w:r>
    </w:p>
    <w:p w14:paraId="703400DF" w14:textId="409D7284" w:rsidR="007727E3" w:rsidRPr="00D36025" w:rsidRDefault="00584F3D">
      <w:pPr>
        <w:jc w:val="both"/>
      </w:pPr>
      <w:r w:rsidRPr="00D36025">
        <w:br/>
      </w:r>
      <w:r w:rsidRPr="00D36025">
        <w:rPr>
          <w:b/>
        </w:rPr>
        <w:t xml:space="preserve">Supp. Figure 8, related to Figure </w:t>
      </w:r>
      <w:r w:rsidR="00A80EC9" w:rsidRPr="00D36025">
        <w:rPr>
          <w:b/>
        </w:rPr>
        <w:t>8</w:t>
      </w:r>
      <w:r w:rsidRPr="00D36025">
        <w:rPr>
          <w:b/>
        </w:rPr>
        <w:t>. EEG PSDs of newborn babies.</w:t>
      </w:r>
    </w:p>
    <w:p w14:paraId="5FE224EC" w14:textId="4A7D4123" w:rsidR="00A15CB1" w:rsidRDefault="00A15CB1" w:rsidP="00A15CB1">
      <w:pPr>
        <w:jc w:val="both"/>
      </w:pPr>
      <w:r>
        <w:t>(</w:t>
      </w:r>
      <w:r w:rsidRPr="00A15CB1">
        <w:rPr>
          <w:b/>
        </w:rPr>
        <w:t>A</w:t>
      </w:r>
      <w:r>
        <w:t xml:space="preserve">) Log-log plot displaying the mean PSD power in the 1-20 Hz frequency range of PCW36-45 newborn babies (n=1110 babies). Color codes for age. </w:t>
      </w:r>
    </w:p>
    <w:p w14:paraId="5A4F152C" w14:textId="2598A6F6" w:rsidR="007727E3" w:rsidRPr="00D36025" w:rsidRDefault="00434F3B" w:rsidP="00434F3B">
      <w:pPr>
        <w:jc w:val="both"/>
      </w:pPr>
      <w:r>
        <w:t>(</w:t>
      </w:r>
      <w:r w:rsidRPr="00434F3B">
        <w:rPr>
          <w:b/>
        </w:rPr>
        <w:t>B</w:t>
      </w:r>
      <w:r>
        <w:t>) Same as (A) for PCW40 and PCW43 newborn babies (n=72 EEG recordings and 40 babies). Color codes for age.</w:t>
      </w:r>
      <w:bookmarkStart w:id="42" w:name="_5iy1ysug8ur4" w:colFirst="0" w:colLast="0"/>
      <w:bookmarkEnd w:id="42"/>
    </w:p>
    <w:p w14:paraId="20B3B963" w14:textId="7C84E45B" w:rsidR="00434F3B" w:rsidRDefault="00434F3B">
      <w:pPr>
        <w:rPr>
          <w:rFonts w:eastAsia="Arial"/>
          <w:b/>
          <w:sz w:val="32"/>
          <w:szCs w:val="32"/>
        </w:rPr>
      </w:pPr>
      <w:bookmarkStart w:id="43" w:name="_fu4fwzdh6kst" w:colFirst="0" w:colLast="0"/>
      <w:bookmarkEnd w:id="43"/>
      <w:r>
        <w:t xml:space="preserve">In (A-B) data are presented as mean </w:t>
      </w:r>
      <w:r w:rsidRPr="00CD7428">
        <w:t>±</w:t>
      </w:r>
      <w:r>
        <w:t xml:space="preserve"> SEM. </w:t>
      </w:r>
      <w:r>
        <w:br w:type="page"/>
      </w:r>
    </w:p>
    <w:p w14:paraId="26EC2B7A" w14:textId="5E69ECF1" w:rsidR="007727E3" w:rsidRPr="00D36025" w:rsidRDefault="00584F3D">
      <w:pPr>
        <w:pStyle w:val="Heading1"/>
        <w:rPr>
          <w:rFonts w:ascii="Times New Roman" w:hAnsi="Times New Roman" w:cs="Times New Roman"/>
        </w:rPr>
      </w:pPr>
      <w:r w:rsidRPr="00D36025">
        <w:rPr>
          <w:rFonts w:ascii="Times New Roman" w:hAnsi="Times New Roman" w:cs="Times New Roman"/>
        </w:rPr>
        <w:lastRenderedPageBreak/>
        <w:t>Discussion</w:t>
      </w:r>
    </w:p>
    <w:p w14:paraId="4D4CAFC7" w14:textId="77777777" w:rsidR="007727E3" w:rsidRPr="00D36025" w:rsidRDefault="007727E3"/>
    <w:p w14:paraId="5BA7E651" w14:textId="77777777" w:rsidR="007727E3" w:rsidRPr="00D36025" w:rsidRDefault="007727E3"/>
    <w:p w14:paraId="60C48D03" w14:textId="77777777" w:rsidR="00FF67CA" w:rsidRPr="00D36025" w:rsidRDefault="00FF67CA">
      <w:pPr>
        <w:rPr>
          <w:rFonts w:eastAsia="Arial"/>
          <w:b/>
          <w:sz w:val="32"/>
          <w:szCs w:val="32"/>
        </w:rPr>
      </w:pPr>
      <w:bookmarkStart w:id="44" w:name="_7vm4x7zwywo" w:colFirst="0" w:colLast="0"/>
      <w:bookmarkEnd w:id="44"/>
      <w:r w:rsidRPr="00D36025">
        <w:br w:type="page"/>
      </w:r>
    </w:p>
    <w:p w14:paraId="533B86C5" w14:textId="362FBF24" w:rsidR="007727E3" w:rsidRPr="00D36025" w:rsidRDefault="00584F3D">
      <w:pPr>
        <w:pStyle w:val="Heading1"/>
        <w:rPr>
          <w:rFonts w:ascii="Times New Roman" w:hAnsi="Times New Roman" w:cs="Times New Roman"/>
        </w:rPr>
      </w:pPr>
      <w:r w:rsidRPr="00D36025">
        <w:rPr>
          <w:rFonts w:ascii="Times New Roman" w:hAnsi="Times New Roman" w:cs="Times New Roman"/>
        </w:rPr>
        <w:lastRenderedPageBreak/>
        <w:t>Acknowledgments</w:t>
      </w:r>
    </w:p>
    <w:p w14:paraId="2DAE0923" w14:textId="77777777" w:rsidR="007727E3" w:rsidRPr="00D36025" w:rsidRDefault="007727E3"/>
    <w:p w14:paraId="08A147D4" w14:textId="77777777" w:rsidR="007727E3" w:rsidRPr="00D36025" w:rsidRDefault="00584F3D">
      <w:pPr>
        <w:jc w:val="both"/>
      </w:pPr>
      <w:r w:rsidRPr="00D36025">
        <w:t xml:space="preserve">We thank P. </w:t>
      </w:r>
      <w:proofErr w:type="spellStart"/>
      <w:r w:rsidRPr="00D36025">
        <w:t>Putthoff</w:t>
      </w:r>
      <w:proofErr w:type="spellEnd"/>
      <w:r w:rsidRPr="00D36025">
        <w:t xml:space="preserve">, A. Marquardt and A. </w:t>
      </w:r>
      <w:proofErr w:type="spellStart"/>
      <w:r w:rsidRPr="00D36025">
        <w:t>Dahlmann</w:t>
      </w:r>
      <w:proofErr w:type="spellEnd"/>
      <w:r w:rsidRPr="00D36025">
        <w:t xml:space="preserve"> for excellent technical assistance. This work was funded by grants from the European Research Council (ERC-2015-CoG 681577 to I.L.H.-O.) and the German Research Foundation (Ha 4466/10-1 , Ha4466/11-1, Ha4466/12-1, SPP 1665, and SFB 936 B5 to I.L.H.-O.).</w:t>
      </w:r>
    </w:p>
    <w:p w14:paraId="65C6E312" w14:textId="77777777" w:rsidR="007727E3" w:rsidRPr="00003F2E" w:rsidRDefault="00584F3D">
      <w:pPr>
        <w:pStyle w:val="Heading2"/>
        <w:rPr>
          <w:rFonts w:ascii="Times New Roman" w:hAnsi="Times New Roman" w:cs="Times New Roman"/>
          <w:b/>
          <w:color w:val="auto"/>
          <w:sz w:val="24"/>
        </w:rPr>
      </w:pPr>
      <w:bookmarkStart w:id="45" w:name="_zgqclhlcdwu3" w:colFirst="0" w:colLast="0"/>
      <w:bookmarkStart w:id="46" w:name="_ui24k8jzurnz" w:colFirst="0" w:colLast="0"/>
      <w:bookmarkEnd w:id="45"/>
      <w:bookmarkEnd w:id="46"/>
      <w:r w:rsidRPr="00003F2E">
        <w:rPr>
          <w:rFonts w:ascii="Times New Roman" w:hAnsi="Times New Roman" w:cs="Times New Roman"/>
          <w:b/>
          <w:color w:val="auto"/>
          <w:sz w:val="24"/>
        </w:rPr>
        <w:t>Author Contributions</w:t>
      </w:r>
    </w:p>
    <w:p w14:paraId="1A022493" w14:textId="77777777" w:rsidR="007727E3" w:rsidRPr="00D36025" w:rsidRDefault="007727E3"/>
    <w:p w14:paraId="5F41D89E" w14:textId="50BE36DD" w:rsidR="007727E3" w:rsidRPr="00D36025" w:rsidRDefault="00584F3D">
      <w:pPr>
        <w:jc w:val="both"/>
      </w:pPr>
      <w:r w:rsidRPr="00D36025">
        <w:t>M.C. and I.L.H.-O. designed the experiments. M.C. carried out the experiments and analyzed the dat</w:t>
      </w:r>
      <w:r w:rsidR="007B53D4">
        <w:t xml:space="preserve">a. M.C. and T.P. </w:t>
      </w:r>
      <w:r w:rsidRPr="00D36025">
        <w:t>carried out neural network modeling. All authors interpreted the data, wrote, discussed and commented on the manuscript.</w:t>
      </w:r>
    </w:p>
    <w:p w14:paraId="7C200E98" w14:textId="77777777" w:rsidR="007727E3" w:rsidRPr="00D36025" w:rsidRDefault="007727E3"/>
    <w:p w14:paraId="74DCDE51" w14:textId="77777777" w:rsidR="007727E3" w:rsidRPr="00D36025" w:rsidRDefault="007727E3"/>
    <w:p w14:paraId="5849C86E" w14:textId="77777777" w:rsidR="007727E3" w:rsidRPr="00003F2E" w:rsidRDefault="00584F3D">
      <w:pPr>
        <w:pStyle w:val="Heading2"/>
        <w:rPr>
          <w:rFonts w:ascii="Times New Roman" w:hAnsi="Times New Roman" w:cs="Times New Roman"/>
          <w:b/>
          <w:color w:val="auto"/>
          <w:sz w:val="24"/>
        </w:rPr>
      </w:pPr>
      <w:bookmarkStart w:id="47" w:name="_kfsylx17uixv" w:colFirst="0" w:colLast="0"/>
      <w:bookmarkEnd w:id="47"/>
      <w:r w:rsidRPr="00003F2E">
        <w:rPr>
          <w:rFonts w:ascii="Times New Roman" w:hAnsi="Times New Roman" w:cs="Times New Roman"/>
          <w:b/>
          <w:color w:val="auto"/>
          <w:sz w:val="24"/>
        </w:rPr>
        <w:t>Declaration of interests</w:t>
      </w:r>
    </w:p>
    <w:p w14:paraId="219AF94E" w14:textId="77777777" w:rsidR="007727E3" w:rsidRPr="00D36025" w:rsidRDefault="007727E3"/>
    <w:p w14:paraId="515AFAE7" w14:textId="77777777" w:rsidR="007727E3" w:rsidRPr="00D36025" w:rsidRDefault="00584F3D">
      <w:r w:rsidRPr="00D36025">
        <w:t>The authors declare no competing interests.</w:t>
      </w:r>
    </w:p>
    <w:p w14:paraId="2A585A65" w14:textId="77777777" w:rsidR="007727E3" w:rsidRPr="00D36025" w:rsidRDefault="007727E3"/>
    <w:p w14:paraId="1A908C71" w14:textId="77777777" w:rsidR="007727E3" w:rsidRPr="00D36025" w:rsidRDefault="00584F3D">
      <w:pPr>
        <w:pStyle w:val="Heading1"/>
        <w:rPr>
          <w:rFonts w:ascii="Times New Roman" w:hAnsi="Times New Roman" w:cs="Times New Roman"/>
        </w:rPr>
      </w:pPr>
      <w:bookmarkStart w:id="48" w:name="_7zslneanwfbn" w:colFirst="0" w:colLast="0"/>
      <w:bookmarkEnd w:id="48"/>
      <w:r w:rsidRPr="00D36025">
        <w:rPr>
          <w:rFonts w:ascii="Times New Roman" w:hAnsi="Times New Roman" w:cs="Times New Roman"/>
        </w:rPr>
        <w:br w:type="page"/>
      </w:r>
    </w:p>
    <w:p w14:paraId="366883EC" w14:textId="77777777" w:rsidR="007727E3" w:rsidRPr="00D36025" w:rsidRDefault="00584F3D">
      <w:pPr>
        <w:pStyle w:val="Heading1"/>
        <w:rPr>
          <w:rFonts w:ascii="Times New Roman" w:hAnsi="Times New Roman" w:cs="Times New Roman"/>
        </w:rPr>
      </w:pPr>
      <w:bookmarkStart w:id="49" w:name="_l8uc3hhsza4b" w:colFirst="0" w:colLast="0"/>
      <w:bookmarkEnd w:id="49"/>
      <w:r w:rsidRPr="00D36025">
        <w:rPr>
          <w:rFonts w:ascii="Times New Roman" w:hAnsi="Times New Roman" w:cs="Times New Roman"/>
        </w:rPr>
        <w:lastRenderedPageBreak/>
        <w:t>Methods</w:t>
      </w:r>
    </w:p>
    <w:p w14:paraId="6299C967" w14:textId="77777777" w:rsidR="007727E3" w:rsidRPr="00D36025" w:rsidRDefault="007727E3"/>
    <w:p w14:paraId="40D057FF" w14:textId="77777777" w:rsidR="007727E3" w:rsidRPr="00003F2E" w:rsidRDefault="00584F3D">
      <w:pPr>
        <w:pStyle w:val="Heading2"/>
        <w:rPr>
          <w:rFonts w:ascii="Times New Roman" w:hAnsi="Times New Roman" w:cs="Times New Roman"/>
          <w:b/>
          <w:color w:val="auto"/>
          <w:sz w:val="24"/>
        </w:rPr>
      </w:pPr>
      <w:bookmarkStart w:id="50" w:name="_6fbqsufkvn4h" w:colFirst="0" w:colLast="0"/>
      <w:bookmarkEnd w:id="50"/>
      <w:r w:rsidRPr="00003F2E">
        <w:rPr>
          <w:rFonts w:ascii="Times New Roman" w:hAnsi="Times New Roman" w:cs="Times New Roman"/>
          <w:b/>
          <w:color w:val="auto"/>
          <w:sz w:val="24"/>
        </w:rPr>
        <w:t>Data and code availability</w:t>
      </w:r>
    </w:p>
    <w:p w14:paraId="13CCBAD7" w14:textId="77777777" w:rsidR="007727E3" w:rsidRPr="00D36025" w:rsidRDefault="007727E3"/>
    <w:p w14:paraId="5BEE01F2" w14:textId="77777777" w:rsidR="00017374" w:rsidRPr="00D36025" w:rsidRDefault="00017374" w:rsidP="00017374">
      <w:pPr>
        <w:jc w:val="both"/>
      </w:pPr>
      <w:r w:rsidRPr="00D36025">
        <w:t xml:space="preserve">LFP and SUA data that were newly generated for this study are available at the following open-access repository: </w:t>
      </w:r>
      <w:r w:rsidRPr="00A81E93">
        <w:t>https://gin.g-node.org/mchini/development_EI_decorrelation</w:t>
      </w:r>
      <w:r w:rsidRPr="00D36025">
        <w:t xml:space="preserve">. </w:t>
      </w:r>
    </w:p>
    <w:p w14:paraId="50CE1E8D" w14:textId="3C3C2530" w:rsidR="007727E3" w:rsidRPr="00D36025" w:rsidRDefault="00017374">
      <w:pPr>
        <w:jc w:val="both"/>
      </w:pPr>
      <w:r w:rsidRPr="00D36025">
        <w:t xml:space="preserve">Code supporting the findings of this study is available at the following open-access repository: </w:t>
      </w:r>
      <w:r w:rsidRPr="00A81E93">
        <w:t>https://github.com/mchini/Chini_et_al_EI_decorrelation</w:t>
      </w:r>
      <w:r>
        <w:t>.</w:t>
      </w:r>
      <w:r w:rsidR="00584F3D" w:rsidRPr="00D36025">
        <w:t xml:space="preserve"> </w:t>
      </w:r>
    </w:p>
    <w:p w14:paraId="0E76D9F2" w14:textId="77777777" w:rsidR="007727E3" w:rsidRPr="00D36025" w:rsidRDefault="007727E3">
      <w:pPr>
        <w:jc w:val="both"/>
      </w:pPr>
    </w:p>
    <w:p w14:paraId="0093E0C6" w14:textId="77777777" w:rsidR="007727E3" w:rsidRPr="00003F2E" w:rsidRDefault="00584F3D">
      <w:pPr>
        <w:pStyle w:val="Heading2"/>
        <w:jc w:val="both"/>
        <w:rPr>
          <w:rFonts w:ascii="Times New Roman" w:hAnsi="Times New Roman" w:cs="Times New Roman"/>
          <w:b/>
          <w:color w:val="auto"/>
          <w:sz w:val="24"/>
        </w:rPr>
      </w:pPr>
      <w:bookmarkStart w:id="51" w:name="_je6lcyvsrbkf" w:colFirst="0" w:colLast="0"/>
      <w:bookmarkEnd w:id="51"/>
      <w:r w:rsidRPr="00003F2E">
        <w:rPr>
          <w:rFonts w:ascii="Times New Roman" w:hAnsi="Times New Roman" w:cs="Times New Roman"/>
          <w:b/>
          <w:color w:val="auto"/>
          <w:sz w:val="24"/>
        </w:rPr>
        <w:t>Experimental models and subject details</w:t>
      </w:r>
    </w:p>
    <w:p w14:paraId="4422C6D3" w14:textId="77777777" w:rsidR="007727E3" w:rsidRPr="00D36025" w:rsidRDefault="007727E3">
      <w:pPr>
        <w:jc w:val="both"/>
      </w:pPr>
    </w:p>
    <w:p w14:paraId="3B5708EB" w14:textId="001D68B2" w:rsidR="007727E3" w:rsidRPr="00D36025" w:rsidRDefault="00584F3D">
      <w:pPr>
        <w:jc w:val="both"/>
      </w:pPr>
      <w:r w:rsidRPr="00D36025">
        <w:t>All experiments were performed in compliance with the German laws and following the European Community guidelines regarding the research animals use. All experiments were approved by the local ethical committee (G132/12, G17/015, N18/015). Experiments were carried out on C57BL/6J, Dlx5/6-Cre (</w:t>
      </w:r>
      <w:proofErr w:type="spellStart"/>
      <w:r w:rsidRPr="00D36025">
        <w:t>Tg</w:t>
      </w:r>
      <w:proofErr w:type="spellEnd"/>
      <w:r w:rsidRPr="00D36025">
        <w:t>(dlx5a-cre)1Mekk/J, Jackson Laboratory), Gad2-IRES-Cre (Gad2tm2(cre)</w:t>
      </w:r>
      <w:proofErr w:type="spellStart"/>
      <w:r w:rsidRPr="00D36025">
        <w:t>Zjh</w:t>
      </w:r>
      <w:proofErr w:type="spellEnd"/>
      <w:r w:rsidRPr="00D36025">
        <w:t xml:space="preserve">, Jackson Laboratory) and </w:t>
      </w:r>
      <w:proofErr w:type="spellStart"/>
      <w:r w:rsidRPr="00D36025">
        <w:t>ArchT</w:t>
      </w:r>
      <w:proofErr w:type="spellEnd"/>
      <w:r w:rsidRPr="00D36025">
        <w:t xml:space="preserve"> (Ai40(RCL-</w:t>
      </w:r>
      <w:proofErr w:type="spellStart"/>
      <w:r w:rsidRPr="00D36025">
        <w:t>ArchT</w:t>
      </w:r>
      <w:proofErr w:type="spellEnd"/>
      <w:r w:rsidRPr="00D36025">
        <w:t>/EGFP)-D, Jackson Laboratory) mice of both sexes. Mice were housed in individual cages on a 12 h light/12 h dark cycle, and were given access to water and food ad libitum. The day of birth was considered P0.</w:t>
      </w:r>
      <w:r w:rsidR="00DB2459">
        <w:t xml:space="preserve"> </w:t>
      </w:r>
      <w:r w:rsidRPr="00D36025">
        <w:t xml:space="preserve">To inhibit IN activity, mice from the Dlx5/6-Cre and Gad2-IRES-Cre driver lines were crossed with mice from the </w:t>
      </w:r>
      <w:proofErr w:type="spellStart"/>
      <w:r w:rsidRPr="00D36025">
        <w:t>ArchT</w:t>
      </w:r>
      <w:proofErr w:type="spellEnd"/>
      <w:r w:rsidRPr="00D36025">
        <w:t xml:space="preserve"> reporter line. To stimulate IN activity, P0-P1 mice from the Dlx5/6-Cre and Gad2-IRES-Cre driver lines were injected in the PFC with a virus encoding for ChR2 (AAV9-Ef1alpha-DIO-hChR2(ET/TC)-</w:t>
      </w:r>
      <w:proofErr w:type="spellStart"/>
      <w:r w:rsidRPr="00D36025">
        <w:t>eYFP</w:t>
      </w:r>
      <w:proofErr w:type="spellEnd"/>
      <w:r w:rsidRPr="00D36025">
        <w:t>) as previously described (</w:t>
      </w:r>
      <w:r w:rsidRPr="00D36025">
        <w:rPr>
          <w:color w:val="FF0000"/>
        </w:rPr>
        <w:t xml:space="preserve">ref to </w:t>
      </w:r>
      <w:proofErr w:type="spellStart"/>
      <w:r w:rsidRPr="00D36025">
        <w:rPr>
          <w:color w:val="FF0000"/>
        </w:rPr>
        <w:t>Xiaxia’s</w:t>
      </w:r>
      <w:proofErr w:type="spellEnd"/>
      <w:r w:rsidRPr="00D36025">
        <w:rPr>
          <w:color w:val="FF0000"/>
        </w:rPr>
        <w:t xml:space="preserve"> preprint</w:t>
      </w:r>
      <w:r w:rsidRPr="00D36025">
        <w:t>).</w:t>
      </w:r>
      <w:r w:rsidR="00DB2459">
        <w:t xml:space="preserve"> </w:t>
      </w:r>
      <w:r w:rsidRPr="00D36025">
        <w:t>Details on the data acquisition and experimental setup of open-access datasets that were used in this project are available in the respective publications</w:t>
      </w:r>
      <w:r w:rsidR="00230722" w:rsidRPr="00D36025">
        <w:fldChar w:fldCharType="begin"/>
      </w:r>
      <w:r w:rsidR="001C19F4">
        <w:instrText xml:space="preserve"> ADDIN ZOTERO_ITEM CSL_CITATION {"citationID":"QDSFg4bd","properties":{"formattedCitation":"\\super 41,42,67\\uc0\\u8211{}70\\nosupersub{}","plainCitation":"41,42,67–70","noteIndex":0},"citationItems":[{"id":21,"uris":["http://zotero.org/groups/2749059/items/HIUDTKLF"],"uri":["http://zotero.org/groups/2749059/items/HIUDTKLF"],"itemData":{"id":21,"type":"article-journal","abstract":"Cognitive deficits, core features of mental illness, largely result from dysfunction of prefrontal networks. This dysfunction emerges during early development, before a detectable behavioral readout, yet the cellular elements controlling the abnormal maturation are still unknown. Here, we address this open question by combining in vivo electrophysiology, optogenetics, neuroanatomy, and behavioral assays during development in mice mimicking the dual genetic-environmental etiology of psychiatric disorders. We report that pyramidal neurons in superficial layers of the prefrontal cortex are key elements causing disorganized oscillatory entrainment of local circuits in beta-gamma frequencies. Their abnormal firing rate and timing relate to sparser dendritic arborization and lower spine density. Administration of minocycline during the first postnatal week, potentially acting via microglial cells, rescues the neuronal deficits and restores pre-juvenile cognitive abilities. Elucidation of the cellular substrate of developmental miswiring causing later cognitive deficits opens new perspectives for identification of neurobiological targets amenable to therapies.","archive_location":"31733940","container-title":"Neuron","DOI":"10.1016/j.neuron.2019.09.042","ISSN":"1097-4199 (Electronic) 0896-6273 (Linking)","issue":"1","note":"edition: 2019/11/18","page":"60-74","title":"Resolving and Rescuing Developmental Miswiring in a Mouse Model of Cognitive Impairment","volume":"105","author":[{"family":"Chini","given":"M."},{"family":"Popplau","given":"J. A."},{"family":"Lindemann","given":"C."},{"family":"Carol-Perdiguer","given":"L."},{"family":"Hnida","given":"M."},{"family":"Oberlander","given":"V."},{"family":"Xu","given":"X."},{"family":"Ahlbeck","given":"J."},{"family":"Bitzenhofer","given":"S. H."},{"family":"Mulert","given":"C."},{"family":"Hanganu-Opatz","given":"I. L."}],"issued":{"date-parts":[["2020",1,8]]}}},{"id":1001,"uris":["http://zotero.org/groups/2749059/items/L3Z6EPBT"],"uri":["http://zotero.org/groups/2749059/items/L3Z6EPBT"],"itemData":{"id":1001,"type":"article-journal","abstract":"Disturbed neuronal activity in neuropsychiatric pathologies emerges during development and might cause multifold neuronal dysfunction by interfering with apoptosis, dendritic growth, and synapse formation. However, how altered electrical activity early in life affects neuronal function and behavior in adults is unknown. Here, we address this question by transiently increasing the coordinated activity of layer 2/3 pyramidal neurons in the medial prefrontal cortex of neonatal mice and monitoring long-term functional and behavioral consequences. We show that increased activity during early development causes premature maturation of pyramidal neurons and affects interneuronal density. Consequently, altered inhibitory feedback by fast-spiking interneurons and excitation/inhibition imbalance in prefrontal circuits of young adults result in weaker evoked synchronization of gamma frequency. These structural and functional changes ultimately lead to poorer mnemonic and social abilities. Thus, prefrontal activity during early development actively controls the cognitive performance of adults and might be critical for cognitive symptoms in neuropsychiatric diseases.","container-title":"Neuron","DOI":"10.1016/j.neuron.2021.02.011","ISSN":"1097-4199","journalAbbreviation":"Neuron","language":"eng","note":"PMID: 33675685","source":"PubMed","title":"A transient developmental increase in prefrontal activity alters network maturation and causes cognitive dysfunction in adult mice","author":[{"family":"Bitzenhofer","given":"Sebastian H."},{"family":"Pöpplau","given":"Jastyn A."},{"family":"Chini","given":"Mattia"},{"family":"Marquardt","given":"Annette"},{"family":"Hanganu-Opatz","given":"Ileana L."}],"issued":{"date-parts":[["2021",2,24]]}}},{"id":1040,"uris":["http://zotero.org/groups/2782533/items/SJJQ22BC"],"uri":["http://zotero.org/groups/2782533/items/SJJQ22BC"],"itemData":{"id":1040,"type":"article-journal","abstract":"Age dependent EEG signatures were detected in the EEG of 71 neonates of 28-100 weeks of conceptional age (CA). Using the new method presented, neonates were automatically classified in three age groups (28-35 weeks CA), (36-40 weeks CA) and (41-100 weeks CA). Analysis was performed employing relative distance functions for the complete frequency spectra of the EEG registered by electrodes in C3 and C4 positions. The analysis was successful in automatic identification of individuals showing EEG anomalies. Polysomnographic analysis demonstrated these to be apnea risk patients. Accordingly, a purely EEG based detection of neonates that are medically at risk becomes feasible.","container-title":"Neuroscience Letters","DOI":"10.1016/s0304-3940(99)00397-3","ISSN":"0304-3940","issue":"3","journalAbbreviation":"Neurosci Lett","language":"eng","note":"PMID: 10406020","page":"123-126","source":"PubMed","title":"Clinical relevance of age-dependent EEG signatures in the detection of neonates at high risk for apnea","volume":"268","author":[{"family":"Holthausen","given":"K."},{"family":"Breidbach","given":"O."},{"family":"Scheidt","given":"B."},{"family":"Frenzel","given":"J."}],"issued":{"date-parts":[["1999",6,25]]}}},{"id":1030,"uris":["http://zotero.org/groups/2782533/items/DGJBWXTZ"],"uri":["http://zotero.org/groups/2782533/items/DGJBWXTZ"],"itemData":{"id":1030,"type":"article-journal","abstract":"Human newborns spend up to 18 hours sleeping. The organization of their sleep differs immensely from adult sleep, and its quick maturation and fundamental changes correspond to the rapid cortical development at this age. Manual sleep classification is specifically challenging in this population given major body movements and frequent shifts between vigilance states; in addition various staging criteria co-exist. In the present study we utilized a machine learning approach and investigated how EEG complexity and sleep stages evolve during the very first weeks of life. We analyzed 42 full-term infants which were recorded twice (at week two and five after birth) with full polysomnography. For sleep classification EEG signal complexity was estimated using multi-scale permutation entropy and fed into a machine learning classifier. Interestingly the baby's brain signal complexity (and spectral power) revealed developmental changes in sleep in the first 5 weeks of life, and were restricted to NREM (\"quiet\") and REM (\"active sleep\") states with little to no changes in state wake. Data demonstrate that our classifier performs well over chance (i.e., &gt;33% for 3-class classification) and reaches almost human scoring accuracy (60% at week-2, 73% at week-5). Altogether, these results demonstrate that characteristics of newborn sleep develop rapidly in the first weeks of life and can be efficiently identified by means of machine learning techniques.","container-title":"PloS One","DOI":"10.1371/journal.pone.0224521","ISSN":"1932-6203","issue":"10","journalAbbreviation":"PLoS One","language":"eng","note":"PMID: 31661522\nPMCID: PMC6818777","page":"e0224521","source":"PubMed","title":"On the development of sleep states in the first weeks of life","volume":"14","author":[{"family":"Wielek","given":"Tomasz"},{"family":"Del Giudice","given":"Renata"},{"family":"Lang","given":"Adelheid"},{"family":"Wislowska","given":"Malgorzata"},{"family":"Ott","given":"Peter"},{"family":"Schabus","given":"Manuel"}],"issued":{"date-parts":[["2019"]]}}},{"id":1027,"uris":["http://zotero.org/groups/2782533/items/JHNE53SZ"],"uri":["http://zotero.org/groups/2782533/items/JHNE53SZ"],"itemData":{"id":1027,"type":"article-journal","abstract":"Neonatal seizures are a common emergency in the neonatal intensive care unit (NICU). There are many questions yet to be answered regarding the temporal/spatial characteristics of seizures from different pathologies, response to medication, effects on neurodevelopment and optimal detection. The dataset presented in this descriptor contains EEG recordings from human neonates, the visual interpretation of the EEG by the human experts, supporting clinical data and codes to assist access. Multi-channel EEG was recorded from 79 term neonates admitted to the NICU at the Helsinki University Hospital. The median recording duration was 74 min (IQR: 64 to 96 min). The presence of seizures in the EEGs was annotated independently by three experts. An average of 460 seizures were annotated per expert in the dataset; 39 neonates had seizures and 22 were seizure free, by consensus. The dataset can be used as a reference set of neonatal seizures, in studies of inter-observer agreement and for the development of automated methods of seizure detection and other EEG analyses.","container-title":"Scientific Data","DOI":"10.1038/sdata.2019.39","ISSN":"2052-4463","issue":"1","language":"en","note":"number: 1\npublisher: Nature Publishing Group","page":"190039","source":"www.nature.com","title":"A dataset of neonatal EEG recordings with seizure annotations","volume":"6","author":[{"family":"Stevenson","given":"N. J."},{"family":"Tapani","given":"K."},{"family":"Lauronen","given":"L."},{"family":"Vanhatalo","given":"S."}],"issued":{"date-parts":[["2019",3,5]]}}},{"id":1024,"uris":["http://zotero.org/groups/2782533/items/7DM45JUN"],"uri":["http://zotero.org/groups/2782533/items/7DM45JUN"],"itemData":{"id":1024,"type":"article-journal","abstract":"In this paper, we describe a new method combining the polynomial neural network and decision tree techniques in order to derive comprehensible classification rules from clinical electroencephalograms (EEGs) recorded from sleeping newborns. These EEGs are heavily corrupted by cardiac, eye movement, muscle, and noise artifacts and, as a consequence, some EEG features are irrelevant to classification problems. Combining the polynomial network and decision tree techniques, we discover comprehensible classification rules while also attempting to keep their classification error down. This technique is shown to out-perform a number of commonly used machine learning technique applied to automatically recognize artifacts in the sleep EEGs.","container-title":"IEEE transactions on information technology in biomedicine: a publication of the IEEE Engineering in Medicine and Biology Society","DOI":"10.1109/titb.2004.824735","ISSN":"1089-7771","issue":"1","journalAbbreviation":"IEEE Trans Inf Technol Biomed","language":"eng","note":"PMID: 15055799","page":"28-35","source":"PubMed","title":"The combined technique for detection of artifacts in clinical electroencephalograms of sleeping newborns","volume":"8","author":[{"family":"Schetinin","given":"Vitaly"},{"family":"Schult","given":"Joachim"}],"issued":{"date-parts":[["2004",3]]}}}],"schema":"https://github.com/citation-style-language/schema/raw/master/csl-citation.json"} </w:instrText>
      </w:r>
      <w:r w:rsidR="00230722" w:rsidRPr="00D36025">
        <w:fldChar w:fldCharType="separate"/>
      </w:r>
      <w:r w:rsidR="001C19F4" w:rsidRPr="001C19F4">
        <w:rPr>
          <w:vertAlign w:val="superscript"/>
        </w:rPr>
        <w:t>41,42,67–70</w:t>
      </w:r>
      <w:r w:rsidR="00230722" w:rsidRPr="00D36025">
        <w:fldChar w:fldCharType="end"/>
      </w:r>
      <w:r w:rsidRPr="00D36025">
        <w:t>.</w:t>
      </w:r>
    </w:p>
    <w:p w14:paraId="14FDFD69" w14:textId="77777777" w:rsidR="007727E3" w:rsidRPr="00D36025" w:rsidRDefault="007727E3">
      <w:pPr>
        <w:jc w:val="both"/>
      </w:pPr>
    </w:p>
    <w:p w14:paraId="6EEF570B" w14:textId="77777777" w:rsidR="007727E3" w:rsidRPr="00003F2E" w:rsidRDefault="00584F3D">
      <w:pPr>
        <w:pStyle w:val="Heading2"/>
        <w:jc w:val="both"/>
        <w:rPr>
          <w:rFonts w:ascii="Times New Roman" w:hAnsi="Times New Roman" w:cs="Times New Roman"/>
          <w:b/>
          <w:color w:val="auto"/>
          <w:sz w:val="24"/>
        </w:rPr>
      </w:pPr>
      <w:bookmarkStart w:id="52" w:name="_adwt5t3418tr" w:colFirst="0" w:colLast="0"/>
      <w:bookmarkEnd w:id="52"/>
      <w:r w:rsidRPr="00003F2E">
        <w:rPr>
          <w:rFonts w:ascii="Times New Roman" w:hAnsi="Times New Roman" w:cs="Times New Roman"/>
          <w:b/>
          <w:i/>
          <w:color w:val="auto"/>
          <w:sz w:val="24"/>
        </w:rPr>
        <w:t xml:space="preserve">In vivo </w:t>
      </w:r>
      <w:r w:rsidRPr="00003F2E">
        <w:rPr>
          <w:rFonts w:ascii="Times New Roman" w:hAnsi="Times New Roman" w:cs="Times New Roman"/>
          <w:b/>
          <w:color w:val="auto"/>
          <w:sz w:val="24"/>
        </w:rPr>
        <w:t>electrophysiology and optogenetics</w:t>
      </w:r>
    </w:p>
    <w:p w14:paraId="6EEB4026" w14:textId="77777777" w:rsidR="007727E3" w:rsidRPr="00D36025" w:rsidRDefault="007727E3"/>
    <w:p w14:paraId="5208D515" w14:textId="77777777" w:rsidR="007727E3" w:rsidRPr="00D36025" w:rsidRDefault="00584F3D">
      <w:pPr>
        <w:jc w:val="both"/>
      </w:pPr>
      <w:r w:rsidRPr="00D36025">
        <w:rPr>
          <w:i/>
        </w:rPr>
        <w:t>Surgery.</w:t>
      </w:r>
      <w:r w:rsidRPr="00D36025">
        <w:t xml:space="preserve"> In vivo electrophysiological extracellular recordings were performed in the PL of non-anesthetized P2-P12 mice. Before starting with the surgical procedure, a local anesthetic was applied on the mice neck muscles (0.5% </w:t>
      </w:r>
      <w:proofErr w:type="spellStart"/>
      <w:r w:rsidRPr="00D36025">
        <w:t>bupivacain</w:t>
      </w:r>
      <w:proofErr w:type="spellEnd"/>
      <w:r w:rsidRPr="00D36025">
        <w:t xml:space="preserve"> / 1% lidocaine). The procedure was carried out under isoflurane anesthesia (induction: 5%; maintenance: 1-3%, lower for older pups, higher for younger pups). Neck muscles were cut to reduce muscle artifacts. A craniotomy over the PFC (0.5 mm anterior to </w:t>
      </w:r>
      <w:proofErr w:type="spellStart"/>
      <w:r w:rsidRPr="00D36025">
        <w:t>bregma</w:t>
      </w:r>
      <w:proofErr w:type="spellEnd"/>
      <w:r w:rsidRPr="00D36025">
        <w:t>, 0.1-0.5 mm lateral to the midline) was performed by first carefully thinning the skull and then removing it with the use of a motorized drill. Mice were then head-fixed into a stereotactic frame where they rested on a heated (37°) surface throughout the entire recording. (</w:t>
      </w:r>
      <w:proofErr w:type="spellStart"/>
      <w:r w:rsidRPr="00D36025">
        <w:t>Opto</w:t>
      </w:r>
      <w:proofErr w:type="spellEnd"/>
      <w:r w:rsidRPr="00D36025">
        <w:t xml:space="preserve">)Electrodes (four-shank, A4x4 recording sites, 100 µm between recording sites, 125 µm shank distance; </w:t>
      </w:r>
      <w:proofErr w:type="spellStart"/>
      <w:r w:rsidRPr="00D36025">
        <w:t>NeuroNexus</w:t>
      </w:r>
      <w:proofErr w:type="spellEnd"/>
      <w:r w:rsidRPr="00D36025">
        <w:t>, MI, USA) were then slowly inserted into the target area at a depth varying between 1.4 and 2 mm depending on the age of the mouse. A silver wire implanted into the cerebellum was used as ground and external reference. Before signal acquisition, mice were allowed a recovery period of 30-45 minutes, to maximize the quality and stability of the recording as well as single units yield.</w:t>
      </w:r>
    </w:p>
    <w:p w14:paraId="37E37A65" w14:textId="77777777" w:rsidR="007727E3" w:rsidRPr="00D36025" w:rsidRDefault="00584F3D">
      <w:pPr>
        <w:jc w:val="both"/>
      </w:pPr>
      <w:r w:rsidRPr="00D36025">
        <w:rPr>
          <w:i/>
        </w:rPr>
        <w:t>Signal acquisition</w:t>
      </w:r>
      <w:r w:rsidRPr="00D36025">
        <w:t xml:space="preserve">. Extracellular signals were acquired and digitized at a 32 kHz sampling rate after band-pass filtering (0.1-9000 Hz) using an extracellular amplifier (Digital Lynx SX; </w:t>
      </w:r>
      <w:proofErr w:type="spellStart"/>
      <w:r w:rsidRPr="00D36025">
        <w:t>Neuralynx</w:t>
      </w:r>
      <w:proofErr w:type="spellEnd"/>
      <w:r w:rsidRPr="00D36025">
        <w:t xml:space="preserve">, Bozeman, MO, USA, Cheetah , </w:t>
      </w:r>
      <w:proofErr w:type="spellStart"/>
      <w:r w:rsidRPr="00D36025">
        <w:t>Neuralynx</w:t>
      </w:r>
      <w:proofErr w:type="spellEnd"/>
      <w:r w:rsidRPr="00D36025">
        <w:t>, Bozeman, MO, USA).</w:t>
      </w:r>
    </w:p>
    <w:p w14:paraId="2CDB4085" w14:textId="3D56027F" w:rsidR="007727E3" w:rsidRPr="00D36025" w:rsidRDefault="00584F3D">
      <w:pPr>
        <w:jc w:val="both"/>
      </w:pPr>
      <w:r w:rsidRPr="00D36025">
        <w:rPr>
          <w:i/>
        </w:rPr>
        <w:t>Optogenetic stimulation.</w:t>
      </w:r>
      <w:r w:rsidRPr="00D36025">
        <w:t xml:space="preserve"> Optical stimuli were delivered by an Arduino Uno-controlled (Arduino, Italy) diode laser (Omicron, Austria). The delivered light stimuli varied in wavelength (472 nm or 525 nm) according to the experimental paradigm (IN stimulation and inhibition, respectively). Laser power was titrated before signal acquisition and adjusted to the minimum level that induced the desired neuronal response. Typical light power at the fiber tip was measured in the range of 15-40 </w:t>
      </w:r>
      <w:proofErr w:type="spellStart"/>
      <w:r w:rsidRPr="00D36025">
        <w:t>mW</w:t>
      </w:r>
      <w:proofErr w:type="spellEnd"/>
      <w:r w:rsidRPr="00D36025">
        <w:t xml:space="preserve">/mm2. Optogenetic stimulations consisted of ramp-like </w:t>
      </w:r>
      <w:r w:rsidRPr="00D36025">
        <w:lastRenderedPageBreak/>
        <w:t>stimuli of 3s length as previously described</w:t>
      </w:r>
      <w:r w:rsidR="00230722" w:rsidRPr="00D36025">
        <w:fldChar w:fldCharType="begin"/>
      </w:r>
      <w:r w:rsidR="009A7EE7">
        <w:instrText xml:space="preserve"> ADDIN ZOTERO_ITEM CSL_CITATION {"citationID":"JitO8EHA","properties":{"formattedCitation":"\\super 41,42,54,55\\nosupersub{}","plainCitation":"41,42,54,55","noteIndex":0},"citationItems":[{"id":1001,"uris":["http://zotero.org/groups/2749059/items/L3Z6EPBT"],"uri":["http://zotero.org/groups/2749059/items/L3Z6EPBT"],"itemData":{"id":1001,"type":"article-journal","abstract":"Disturbed neuronal activity in neuropsychiatric pathologies emerges during development and might cause multifold neuronal dysfunction by interfering with apoptosis, dendritic growth, and synapse formation. However, how altered electrical activity early in life affects neuronal function and behavior in adults is unknown. Here, we address this question by transiently increasing the coordinated activity of layer 2/3 pyramidal neurons in the medial prefrontal cortex of neonatal mice and monitoring long-term functional and behavioral consequences. We show that increased activity during early development causes premature maturation of pyramidal neurons and affects interneuronal density. Consequently, altered inhibitory feedback by fast-spiking interneurons and excitation/inhibition imbalance in prefrontal circuits of young adults result in weaker evoked synchronization of gamma frequency. These structural and functional changes ultimately lead to poorer mnemonic and social abilities. Thus, prefrontal activity during early development actively controls the cognitive performance of adults and might be critical for cognitive symptoms in neuropsychiatric diseases.","container-title":"Neuron","DOI":"10.1016/j.neuron.2021.02.011","ISSN":"1097-4199","journalAbbreviation":"Neuron","language":"eng","note":"PMID: 33675685","source":"PubMed","title":"A transient developmental increase in prefrontal activity alters network maturation and causes cognitive dysfunction in adult mice","author":[{"family":"Bitzenhofer","given":"Sebastian H."},{"family":"Pöpplau","given":"Jastyn A."},{"family":"Chini","given":"Mattia"},{"family":"Marquardt","given":"Annette"},{"family":"Hanganu-Opatz","given":"Ileana L."}],"issued":{"date-parts":[["2021",2,24]]}}},{"id":21,"uris":["http://zotero.org/groups/2749059/items/HIUDTKLF"],"uri":["http://zotero.org/groups/2749059/items/HIUDTKLF"],"itemData":{"id":21,"type":"article-journal","abstract":"Cognitive deficits, core features of mental illness, largely result from dysfunction of prefrontal networks. This dysfunction emerges during early development, before a detectable behavioral readout, yet the cellular elements controlling the abnormal maturation are still unknown. Here, we address this open question by combining in vivo electrophysiology, optogenetics, neuroanatomy, and behavioral assays during development in mice mimicking the dual genetic-environmental etiology of psychiatric disorders. We report that pyramidal neurons in superficial layers of the prefrontal cortex are key elements causing disorganized oscillatory entrainment of local circuits in beta-gamma frequencies. Their abnormal firing rate and timing relate to sparser dendritic arborization and lower spine density. Administration of minocycline during the first postnatal week, potentially acting via microglial cells, rescues the neuronal deficits and restores pre-juvenile cognitive abilities. Elucidation of the cellular substrate of developmental miswiring causing later cognitive deficits opens new perspectives for identification of neurobiological targets amenable to therapies.","archive_location":"31733940","container-title":"Neuron","DOI":"10.1016/j.neuron.2019.09.042","ISSN":"1097-4199 (Electronic) 0896-6273 (Linking)","issue":"1","note":"edition: 2019/11/18","page":"60-74","title":"Resolving and Rescuing Developmental Miswiring in a Mouse Model of Cognitive Impairment","volume":"105","author":[{"family":"Chini","given":"M."},{"family":"Popplau","given":"J. A."},{"family":"Lindemann","given":"C."},{"family":"Carol-Perdiguer","given":"L."},{"family":"Hnida","given":"M."},{"family":"Oberlander","given":"V."},{"family":"Xu","given":"X."},{"family":"Ahlbeck","given":"J."},{"family":"Bitzenhofer","given":"S. H."},{"family":"Mulert","given":"C."},{"family":"Hanganu-Opatz","given":"I. L."}],"issued":{"date-parts":[["2020",1,8]]}}},{"id":1003,"uris":["http://zotero.org/groups/2749059/items/GFCTBTRC"],"uri":["http://zotero.org/groups/2749059/items/GFCTBTRC"],"itemData":{"id":1003,"type":"article-journal","abstract":"Coordinated patterns of electrical activity are critical for the functional maturation of neuronal networks, yet their interrogation has proven difficult in the developing brain. Optogenetic manipulations strongly contributed to the mechanistic understanding of network activation in the adult brain, but difficulties to specifically and reliably express opsins at neonatal age hampered similar interrogation of developing circuits. Here, we introduce a protocol that enables to control the activity of specific neuronal populations by light, starting from early postnatal development. We show that brain area-, layer- and cell type-specific expression of opsins by in utero electroporation (IUE), as exemplified for the medial prefrontal cortex (PFC) and hippocampus (HP), permits the manipulation of neuronal activity in vitro and in vivo. Both individual and population responses to different patterns of light stimulation are monitored by extracellular multi-site recordings in the medial PFC of neonatal mice. The expression of opsins via IUE provides a flexible approach to disentangle the cellular mechanism underlying early rhythmic network activity, and to elucidate the role of early neuronal activity for brain maturation, as well as its contribution to neurodevelopmental disorders.","container-title":"Frontiers in Cellular Neuroscience","DOI":"10.3389/fncel.2017.00239","ISSN":"1662-5102","journalAbbreviation":"Front Cell Neurosci","language":"eng","note":"PMID: 28848399\nPMCID: PMC5554786","page":"239","source":"PubMed","title":"Methodological Approach for Optogenetic Manipulation of Neonatal Neuronal Networks","volume":"11","author":[{"family":"Bitzenhofer","given":"Sebastian H."},{"family":"Ahlbeck","given":"Joachim"},{"family":"Hanganu-Opatz","given":"Ileana L."}],"issued":{"date-parts":[["2017"]]}}},{"id":36,"uris":["http://zotero.org/groups/2749059/items/VQVW78MY"],"uri":["http://zotero.org/groups/2749059/items/VQVW78MY"],"itemData":{"id":36,"type":"article-journal","abstract":"Coordinated activity patterns in the developing brain may contribute to the wiring of neuronal circuits underlying future behavioural requirements. However, causal evidence for this hypothesis has been difficult to obtain owing to the absence of tools for selective manipulation of oscillations during early development. We established a protocol that combines optogenetics with electrophysiological recordings from neonatal mice in vivo to elucidate the substrate of early network oscillations in the prefrontal cortex. We show that light-induced activation of layer II/III pyramidal neurons that are transfected by in utero electroporation with a high-efficiency channelrhodopsin drives frequency-specific spiking and boosts network oscillations within beta-gamma frequency range. By contrast, activation of layer V/VI pyramidal neurons causes nonspecific network activation. Thus, entrainment of neonatal prefrontal networks in fast rhythms relies on the activation of layer II/III pyramidal neurons. This approach used here may be useful for further interrogation of developing circuits, and their behavioural readout.","archive_location":"WOS:000394458600001","container-title":"Nature Communications","DOI":"10.1038/ncomms14563","ISSN":"2041-1723","journalAbbreviation":"Nat Commun","language":"English","title":"Layer-specific optogenetic activation of pyramidal neurons causes beta-gamma entrainment of neonatal networks","URL":"://WOS:000394458600001","volume":"8","author":[{"family":"Bitzenhofer","given":"S. H."},{"family":"Ahlbeck","given":"J."},{"family":"Wolff","given":"A."},{"family":"Wiegert","given":"J. S."},{"family":"Gee","given":"C. E."},{"family":"Oertner","given":"T. G."},{"family":"Hanganu-Opatz","given":"I. L."}],"issued":{"date-parts":[["2017",2,20]]}}}],"schema":"https://github.com/citation-style-language/schema/raw/master/csl-citation.json"} </w:instrText>
      </w:r>
      <w:r w:rsidR="00230722" w:rsidRPr="00D36025">
        <w:fldChar w:fldCharType="separate"/>
      </w:r>
      <w:r w:rsidR="009A7EE7" w:rsidRPr="009A7EE7">
        <w:rPr>
          <w:vertAlign w:val="superscript"/>
        </w:rPr>
        <w:t>41,42,54,55</w:t>
      </w:r>
      <w:r w:rsidR="00230722" w:rsidRPr="00D36025">
        <w:fldChar w:fldCharType="end"/>
      </w:r>
      <w:r w:rsidRPr="00D36025">
        <w:t>. Ramp stimulations were repeated 30-120 times.</w:t>
      </w:r>
      <w:r w:rsidR="001B16A6">
        <w:t xml:space="preserve"> </w:t>
      </w:r>
      <w:r w:rsidR="001B16A6" w:rsidRPr="001B16A6">
        <w:t>Ramp stimulations were carried out on the two outmost lateral shanks of the 4-shank electrodes, corresponding to superficial and deep layers of the PFC.</w:t>
      </w:r>
    </w:p>
    <w:p w14:paraId="72470142" w14:textId="77777777" w:rsidR="007727E3" w:rsidRPr="00D36025" w:rsidRDefault="00584F3D">
      <w:pPr>
        <w:jc w:val="both"/>
      </w:pPr>
      <w:r w:rsidRPr="00D36025">
        <w:rPr>
          <w:i/>
        </w:rPr>
        <w:t>Post mortem histological assessment of electrode position.</w:t>
      </w:r>
      <w:r w:rsidRPr="00D36025">
        <w:t xml:space="preserve"> Epifluorescence images of coronal brain sections were acquired after surgery to reconstruct the position of the recording electrode. Only mice in which the electrodes were placed in the correct position were kept for further analysis.</w:t>
      </w:r>
    </w:p>
    <w:p w14:paraId="2908441A" w14:textId="77777777" w:rsidR="007727E3" w:rsidRPr="00D36025" w:rsidRDefault="007727E3">
      <w:pPr>
        <w:jc w:val="both"/>
      </w:pPr>
    </w:p>
    <w:p w14:paraId="3D296E7D" w14:textId="77777777" w:rsidR="007727E3" w:rsidRPr="00003F2E" w:rsidRDefault="00584F3D">
      <w:pPr>
        <w:pStyle w:val="Heading2"/>
        <w:jc w:val="both"/>
        <w:rPr>
          <w:rFonts w:ascii="Times New Roman" w:hAnsi="Times New Roman" w:cs="Times New Roman"/>
          <w:b/>
          <w:color w:val="auto"/>
          <w:sz w:val="24"/>
        </w:rPr>
      </w:pPr>
      <w:bookmarkStart w:id="53" w:name="_j3kssr4yq8pu" w:colFirst="0" w:colLast="0"/>
      <w:bookmarkEnd w:id="53"/>
      <w:r w:rsidRPr="00003F2E">
        <w:rPr>
          <w:rFonts w:ascii="Times New Roman" w:hAnsi="Times New Roman" w:cs="Times New Roman"/>
          <w:b/>
          <w:color w:val="auto"/>
          <w:sz w:val="24"/>
        </w:rPr>
        <w:t>Neural network modeling</w:t>
      </w:r>
    </w:p>
    <w:p w14:paraId="79809177" w14:textId="77777777" w:rsidR="007727E3" w:rsidRPr="00D36025" w:rsidRDefault="007727E3">
      <w:pPr>
        <w:jc w:val="both"/>
      </w:pPr>
    </w:p>
    <w:p w14:paraId="7ABE359B" w14:textId="1652CBAD" w:rsidR="001B16A6" w:rsidRPr="001B16A6" w:rsidRDefault="001B16A6" w:rsidP="001B16A6">
      <w:pPr>
        <w:ind w:firstLine="284"/>
        <w:jc w:val="both"/>
        <w:rPr>
          <w:color w:val="000000"/>
          <w:szCs w:val="22"/>
          <w:lang w:val="en-US"/>
        </w:rPr>
      </w:pPr>
      <w:r w:rsidRPr="001B16A6">
        <w:rPr>
          <w:color w:val="000000"/>
          <w:szCs w:val="22"/>
          <w:lang w:val="en-US"/>
        </w:rPr>
        <w:t xml:space="preserve">The architecture of the network is depicted schematically in </w:t>
      </w:r>
      <w:r w:rsidRPr="001B16A6">
        <w:rPr>
          <w:color w:val="000000"/>
          <w:szCs w:val="22"/>
          <w:shd w:val="clear" w:color="auto" w:fill="FFFF00"/>
          <w:lang w:val="en-US"/>
        </w:rPr>
        <w:t>Figure 2X</w:t>
      </w:r>
      <w:r w:rsidRPr="001B16A6">
        <w:rPr>
          <w:color w:val="000000"/>
          <w:szCs w:val="22"/>
          <w:lang w:val="en-US"/>
        </w:rPr>
        <w:t xml:space="preserve"> and was loosely based on the implementation of </w:t>
      </w:r>
      <w:proofErr w:type="spellStart"/>
      <w:r w:rsidRPr="001B16A6">
        <w:rPr>
          <w:color w:val="000000"/>
          <w:szCs w:val="22"/>
          <w:lang w:val="en-US"/>
        </w:rPr>
        <w:t>Trakoshis</w:t>
      </w:r>
      <w:proofErr w:type="spellEnd"/>
      <w:r w:rsidRPr="001B16A6">
        <w:rPr>
          <w:color w:val="000000"/>
          <w:szCs w:val="22"/>
          <w:lang w:val="en-US"/>
        </w:rPr>
        <w:t xml:space="preserve"> et al. (2020)</w:t>
      </w:r>
      <w:r>
        <w:rPr>
          <w:color w:val="000000"/>
          <w:szCs w:val="22"/>
          <w:lang w:val="en-US"/>
        </w:rPr>
        <w:fldChar w:fldCharType="begin"/>
      </w:r>
      <w:r w:rsidR="00D1268E">
        <w:rPr>
          <w:color w:val="000000"/>
          <w:szCs w:val="22"/>
          <w:lang w:val="en-US"/>
        </w:rPr>
        <w:instrText xml:space="preserve"> ADDIN ZOTERO_ITEM CSL_CITATION {"citationID":"kKasSlBX","properties":{"formattedCitation":"\\super 24\\nosupersub{}","plainCitation":"24","noteIndex":0},"citationItems":[{"id":956,"uris":["http://zotero.org/groups/2782533/items/ALH7PD5I"],"uri":["http://zotero.org/groups/2782533/items/ALH7PD5I"],"itemData":{"id":956,"type":"article-journal","abstract":"Excitation-inhibition (E:I) imbalance is theorized as an important pathophysiological mechanism in autism. Autism affects males more frequently than females and sex-related mechanisms (e.g., X-linked genes, androgen hormones) can influence E:I balance. This suggests that E:I imbalance may affect autism differently in males versus females. With a combination of in-silico modeling and in-vivo chemogenetic manipulations in mice, we first show that a time-series metric estimated from fMRI BOLD signal, the Hurst exponent (H), can be an index for underlying change in the synaptic E:I ratio. In autism we find that H is reduced, indicating increased excitation, in the medial prefrontal cortex (MPFC) of autistic males but not females. Increasingly intact MPFC H is also associated with heightened ability to behaviorally camouflage social-communicative difficulties, but only in autistic females. This work suggests that H in BOLD can index synaptic E:I ratio and that E:I imbalance affects autistic males and females differently.","container-title":"eLife","DOI":"10.7554/eLife.55684","ISSN":"2050-084X","journalAbbreviation":"Elife","language":"eng","note":"PMID: 32746967\nPMCID: PMC7402681","source":"PubMed","title":"Intrinsic excitation-inhibition imbalance affects medial prefrontal cortex differently in autistic men versus women","volume":"9","author":[{"family":"Trakoshis","given":"Stavros"},{"family":"Martínez-Cañada","given":"Pablo"},{"family":"Rocchi","given":"Federico"},{"family":"Canella","given":"Carola"},{"family":"You","given":"Wonsang"},{"family":"Chakrabarti","given":"Bhismadev"},{"family":"Ruigrok","given":"Amber Nv"},{"family":"Bullmore","given":"Edward T."},{"family":"Suckling","given":"John"},{"family":"Markicevic","given":"Marija"},{"family":"Zerbi","given":"Valerio"},{"literal":"MRC AIMS Consortium"},{"family":"Baron-Cohen","given":"Simon"},{"family":"Gozzi","given":"Alessandro"},{"family":"Lai","given":"Meng-Chuan"},{"family":"Panzeri","given":"Stefano"},{"family":"Lombardo","given":"Michael V."}],"issued":{"date-parts":[["2020",8,4]]}}}],"schema":"https://github.com/citation-style-language/schema/raw/master/csl-citation.json"} </w:instrText>
      </w:r>
      <w:r>
        <w:rPr>
          <w:color w:val="000000"/>
          <w:szCs w:val="22"/>
          <w:lang w:val="en-US"/>
        </w:rPr>
        <w:fldChar w:fldCharType="separate"/>
      </w:r>
      <w:r w:rsidR="00D1268E" w:rsidRPr="00D1268E">
        <w:rPr>
          <w:vertAlign w:val="superscript"/>
        </w:rPr>
        <w:t>24</w:t>
      </w:r>
      <w:r>
        <w:rPr>
          <w:color w:val="000000"/>
          <w:szCs w:val="22"/>
          <w:lang w:val="en-US"/>
        </w:rPr>
        <w:fldChar w:fldCharType="end"/>
      </w:r>
      <w:r w:rsidRPr="001B16A6">
        <w:rPr>
          <w:color w:val="000000"/>
          <w:szCs w:val="22"/>
          <w:lang w:val="en-US"/>
        </w:rPr>
        <w:t xml:space="preserve">. </w:t>
      </w:r>
    </w:p>
    <w:p w14:paraId="6E1B7511" w14:textId="40AE8071" w:rsidR="001B16A6" w:rsidRPr="001B16A6" w:rsidRDefault="001B16A6" w:rsidP="001B16A6">
      <w:pPr>
        <w:ind w:firstLine="284"/>
        <w:jc w:val="both"/>
        <w:rPr>
          <w:color w:val="000000"/>
          <w:szCs w:val="22"/>
          <w:lang w:val="en-US"/>
        </w:rPr>
      </w:pPr>
      <w:r w:rsidRPr="001B16A6">
        <w:rPr>
          <w:color w:val="000000"/>
          <w:szCs w:val="22"/>
          <w:lang w:val="en-US"/>
        </w:rPr>
        <w:t>The network was composed of a total of 400 conductance-based leaky integrate-and-fire units, 80% of which were excitatory (E) (N=320) and 20% were inhibitory (I) (N=80). The units in the network were randomly connected with each other, with a connection probability of 0.2 for each type of synaptic connection. Excitatory (E→E, E→I) and inhibitory (I→I and I→E) synapses were mediated by AMPA and GABA, respectively. An overview of all baseline parameter values used in the simulations can be found in Table 1. All simulations were performed using Brain2 for Python3.7</w:t>
      </w:r>
      <w:r>
        <w:rPr>
          <w:color w:val="000000"/>
          <w:szCs w:val="22"/>
          <w:lang w:val="en-US"/>
        </w:rPr>
        <w:fldChar w:fldCharType="begin"/>
      </w:r>
      <w:r w:rsidR="001C19F4">
        <w:rPr>
          <w:color w:val="000000"/>
          <w:szCs w:val="22"/>
          <w:lang w:val="en-US"/>
        </w:rPr>
        <w:instrText xml:space="preserve"> ADDIN ZOTERO_ITEM CSL_CITATION {"citationID":"FfbskBIs","properties":{"formattedCitation":"\\super 71\\nosupersub{}","plainCitation":"71","noteIndex":0},"citationItems":[{"id":1168,"uris":["http://zotero.org/groups/2782533/items/WPAQN8EC"],"uri":["http://zotero.org/groups/2782533/items/WPAQN8EC"],"itemData":{"id":1168,"type":"article-journal","abstract":"Brian 2 allows scientists to simply and efficiently simulate spiking neural network models. These models can feature novel dynamical equations, their interactions with the environment, and experimental protocols. To preserve high performance when defining new models, most simulators offer two options: low-level programming or description languages. The first option requires expertise, is prone to errors, and is problematic for reproducibility. The second option cannot describe all aspects of a computational experiment, such as the potentially complex logic of a stimulation protocol. Brian addresses these issues using runtime code generation. Scientists write code with simple and concise high-level descriptions, and Brian transforms them into efficient low-level code that can run interleaved with their code. We illustrate this with several challenging examples: a plastic model of the pyloric network, a closed-loop sensorimotor model, a programmatic exploration of a neuron model, and an auditory model with real-time input.","container-title":"eLife","DOI":"10.7554/eLife.47314","ISSN":"2050-084X","journalAbbreviation":"Elife","language":"eng","note":"PMID: 31429824\nPMCID: PMC6786860","source":"PubMed","title":"Brian 2, an intuitive and efficient neural simulator","volume":"8","author":[{"family":"Stimberg","given":"Marcel"},{"family":"Brette","given":"Romain"},{"family":"Goodman","given":"Dan Fm"}],"issued":{"date-parts":[["2019",8,20]]}}}],"schema":"https://github.com/citation-style-language/schema/raw/master/csl-citation.json"} </w:instrText>
      </w:r>
      <w:r>
        <w:rPr>
          <w:color w:val="000000"/>
          <w:szCs w:val="22"/>
          <w:lang w:val="en-US"/>
        </w:rPr>
        <w:fldChar w:fldCharType="separate"/>
      </w:r>
      <w:r w:rsidR="001C19F4" w:rsidRPr="001C19F4">
        <w:rPr>
          <w:vertAlign w:val="superscript"/>
        </w:rPr>
        <w:t>71</w:t>
      </w:r>
      <w:r>
        <w:rPr>
          <w:color w:val="000000"/>
          <w:szCs w:val="22"/>
          <w:lang w:val="en-US"/>
        </w:rPr>
        <w:fldChar w:fldCharType="end"/>
      </w:r>
      <w:r w:rsidRPr="001B16A6">
        <w:rPr>
          <w:color w:val="000000"/>
          <w:szCs w:val="22"/>
          <w:lang w:val="en-US"/>
        </w:rPr>
        <w:t>.</w:t>
      </w:r>
    </w:p>
    <w:p w14:paraId="2E66ED76" w14:textId="77777777" w:rsidR="001B16A6" w:rsidRPr="001B16A6" w:rsidRDefault="001B16A6" w:rsidP="001B16A6">
      <w:pPr>
        <w:jc w:val="both"/>
        <w:rPr>
          <w:szCs w:val="22"/>
          <w:lang w:val="en-US"/>
        </w:rPr>
      </w:pPr>
      <w:r w:rsidRPr="001B16A6">
        <w:rPr>
          <w:color w:val="000000"/>
          <w:szCs w:val="22"/>
          <w:lang w:val="en-US"/>
        </w:rPr>
        <w:t>The dynamics of each excitatory and inhibitory cell were governed by the following stochastic differential equation:</w:t>
      </w:r>
    </w:p>
    <w:p w14:paraId="3DB08B14" w14:textId="77777777" w:rsidR="001B16A6" w:rsidRPr="00D32FC0" w:rsidRDefault="001B16A6" w:rsidP="001B16A6">
      <w:pPr>
        <w:rPr>
          <w:sz w:val="22"/>
          <w:szCs w:val="22"/>
          <w:lang w:val="en-US"/>
        </w:rPr>
      </w:pPr>
    </w:p>
    <w:p w14:paraId="38D4557C" w14:textId="77777777" w:rsidR="001B16A6" w:rsidRPr="00D32FC0" w:rsidRDefault="00D1268E" w:rsidP="001B16A6">
      <w:pPr>
        <w:rPr>
          <w:sz w:val="22"/>
          <w:szCs w:val="22"/>
          <w:lang w:val="en-US"/>
        </w:rPr>
      </w:pPr>
      <m:oMathPara>
        <m:oMathParaPr>
          <m:jc m:val="left"/>
        </m:oMathPara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m</m:t>
              </m:r>
            </m:sub>
          </m:sSub>
          <m:f>
            <m:fPr>
              <m:ctrlPr>
                <w:rPr>
                  <w:rFonts w:ascii="Cambria Math" w:hAnsi="Cambria Math"/>
                  <w:i/>
                  <w:sz w:val="22"/>
                  <w:szCs w:val="22"/>
                </w:rPr>
              </m:ctrlPr>
            </m:fPr>
            <m:num>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m</m:t>
                  </m:r>
                </m:sub>
              </m:sSub>
            </m:num>
            <m:den>
              <m:r>
                <w:rPr>
                  <w:rFonts w:ascii="Cambria Math" w:hAnsi="Cambria Math"/>
                  <w:sz w:val="22"/>
                  <w:szCs w:val="22"/>
                </w:rPr>
                <m:t>dt</m:t>
              </m:r>
            </m:den>
          </m:f>
          <m:r>
            <w:rPr>
              <w:rFonts w:ascii="Cambria Math" w:hAnsi="Cambria Math"/>
              <w:sz w:val="22"/>
              <w:szCs w:val="22"/>
              <w:lang w:val="en-US"/>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L</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m</m:t>
                  </m:r>
                </m:sub>
              </m:sSub>
              <m:r>
                <w:rPr>
                  <w:rFonts w:ascii="Cambria Math" w:hAnsi="Cambria Math"/>
                  <w:sz w:val="22"/>
                  <w:szCs w:val="22"/>
                  <w:lang w:val="en-US"/>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L</m:t>
                  </m:r>
                </m:sub>
              </m:sSub>
            </m:e>
          </m:d>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g</m:t>
              </m:r>
            </m:e>
            <m:sub>
              <m:r>
                <w:rPr>
                  <w:rFonts w:ascii="Cambria Math" w:hAnsi="Cambria Math"/>
                  <w:sz w:val="22"/>
                  <w:szCs w:val="22"/>
                  <w:lang w:val="en-US"/>
                </w:rPr>
                <m:t>AMPA</m:t>
              </m:r>
            </m:sub>
          </m:sSub>
          <m:d>
            <m:dPr>
              <m:ctrlPr>
                <w:rPr>
                  <w:rFonts w:ascii="Cambria Math" w:hAnsi="Cambria Math"/>
                  <w:i/>
                  <w:sz w:val="22"/>
                  <w:szCs w:val="22"/>
                  <w:lang w:val="en-US"/>
                </w:rPr>
              </m:ctrlPr>
            </m:dPr>
            <m:e>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m</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E</m:t>
                  </m:r>
                </m:e>
                <m:sub>
                  <m:r>
                    <w:rPr>
                      <w:rFonts w:ascii="Cambria Math" w:hAnsi="Cambria Math"/>
                      <w:sz w:val="22"/>
                      <w:szCs w:val="22"/>
                      <w:lang w:val="en-US"/>
                    </w:rPr>
                    <m:t>AMPA</m:t>
                  </m:r>
                </m:sub>
              </m:sSub>
            </m:e>
          </m:d>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g</m:t>
              </m:r>
            </m:e>
            <m:sub>
              <m:r>
                <w:rPr>
                  <w:rFonts w:ascii="Cambria Math" w:hAnsi="Cambria Math"/>
                  <w:sz w:val="22"/>
                  <w:szCs w:val="22"/>
                  <w:lang w:val="en-US"/>
                </w:rPr>
                <m:t>GABA</m:t>
              </m:r>
            </m:sub>
          </m:sSub>
          <m:d>
            <m:dPr>
              <m:ctrlPr>
                <w:rPr>
                  <w:rFonts w:ascii="Cambria Math" w:hAnsi="Cambria Math"/>
                  <w:i/>
                  <w:sz w:val="22"/>
                  <w:szCs w:val="22"/>
                  <w:lang w:val="en-US"/>
                </w:rPr>
              </m:ctrlPr>
            </m:dPr>
            <m:e>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m</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E</m:t>
                  </m:r>
                </m:e>
                <m:sub>
                  <m:r>
                    <w:rPr>
                      <w:rFonts w:ascii="Cambria Math" w:hAnsi="Cambria Math"/>
                      <w:sz w:val="22"/>
                      <w:szCs w:val="22"/>
                      <w:lang w:val="en-US"/>
                    </w:rPr>
                    <m:t>GABA</m:t>
                  </m:r>
                </m:sub>
              </m:sSub>
            </m:e>
          </m:d>
          <m:r>
            <w:rPr>
              <w:rFonts w:ascii="Cambria Math" w:hAnsi="Cambria Math"/>
              <w:sz w:val="22"/>
              <w:szCs w:val="22"/>
              <w:lang w:val="en-US"/>
            </w:rPr>
            <m:t>+η</m:t>
          </m:r>
        </m:oMath>
      </m:oMathPara>
    </w:p>
    <w:p w14:paraId="44E03A02" w14:textId="77777777" w:rsidR="001B16A6" w:rsidRPr="007A300B" w:rsidRDefault="001B16A6" w:rsidP="001B16A6">
      <w:pPr>
        <w:jc w:val="right"/>
        <w:rPr>
          <w:sz w:val="22"/>
          <w:szCs w:val="22"/>
          <w:lang w:val="en-US"/>
        </w:rPr>
      </w:pPr>
      <w:r w:rsidRPr="00D32FC0">
        <w:rPr>
          <w:sz w:val="22"/>
          <w:szCs w:val="22"/>
          <w:lang w:val="en-US"/>
        </w:rPr>
        <w:t>(Eq. 1)</w:t>
      </w:r>
    </w:p>
    <w:p w14:paraId="691E2EE6" w14:textId="77777777" w:rsidR="001B16A6" w:rsidRPr="00D32FC0" w:rsidRDefault="001B16A6" w:rsidP="001B16A6">
      <w:pPr>
        <w:jc w:val="both"/>
        <w:rPr>
          <w:sz w:val="22"/>
          <w:szCs w:val="22"/>
          <w:lang w:val="en-US"/>
        </w:rPr>
      </w:pPr>
    </w:p>
    <w:p w14:paraId="45FA1508" w14:textId="77777777" w:rsidR="001B16A6" w:rsidRPr="00D32FC0" w:rsidRDefault="001B16A6" w:rsidP="001B16A6">
      <w:pPr>
        <w:jc w:val="both"/>
        <w:rPr>
          <w:sz w:val="22"/>
          <w:szCs w:val="22"/>
        </w:rPr>
      </w:pPr>
      <w:r w:rsidRPr="00D32FC0">
        <w:rPr>
          <w:sz w:val="22"/>
          <w:szCs w:val="22"/>
        </w:rPr>
        <w:t xml:space="preserve">with </w:t>
      </w:r>
    </w:p>
    <w:p w14:paraId="2605A7D4" w14:textId="77777777" w:rsidR="001B16A6" w:rsidRPr="00D32FC0" w:rsidRDefault="001B16A6" w:rsidP="001B16A6">
      <w:pPr>
        <w:jc w:val="both"/>
        <w:rPr>
          <w:sz w:val="22"/>
          <w:szCs w:val="22"/>
        </w:rPr>
      </w:pPr>
    </w:p>
    <w:p w14:paraId="42043447" w14:textId="77777777" w:rsidR="001B16A6" w:rsidRPr="00D32FC0" w:rsidRDefault="00D1268E" w:rsidP="001B16A6">
      <w:pPr>
        <w:jc w:val="both"/>
        <w:rPr>
          <w:sz w:val="22"/>
          <w:szCs w:val="22"/>
          <w:lang w:val="en-US"/>
        </w:rPr>
      </w:pPr>
      <m:oMathPara>
        <m:oMathParaPr>
          <m:jc m:val="left"/>
        </m:oMathParaPr>
        <m:oMath>
          <m:f>
            <m:fPr>
              <m:ctrlPr>
                <w:rPr>
                  <w:rFonts w:ascii="Cambria Math" w:hAnsi="Cambria Math"/>
                  <w:i/>
                  <w:sz w:val="22"/>
                  <w:szCs w:val="22"/>
                </w:rPr>
              </m:ctrlPr>
            </m:fPr>
            <m:num>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AMPA</m:t>
                  </m:r>
                </m:sub>
              </m:sSub>
            </m:num>
            <m:den>
              <m:r>
                <w:rPr>
                  <w:rFonts w:ascii="Cambria Math" w:hAnsi="Cambria Math"/>
                  <w:sz w:val="22"/>
                  <w:szCs w:val="22"/>
                </w:rPr>
                <m:t>dt</m:t>
              </m:r>
            </m:den>
          </m:f>
          <m:r>
            <w:rPr>
              <w:rFonts w:ascii="Cambria Math" w:hAnsi="Cambria Math"/>
              <w:sz w:val="22"/>
              <w:szCs w:val="22"/>
              <w:lang w:val="en-US"/>
            </w:rPr>
            <m:t>=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AMPA</m:t>
                  </m:r>
                </m:sub>
              </m:sSub>
            </m:num>
            <m:den>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AMPA</m:t>
                  </m:r>
                </m:sub>
              </m:sSub>
            </m:den>
          </m:f>
        </m:oMath>
      </m:oMathPara>
    </w:p>
    <w:p w14:paraId="36564D7A" w14:textId="77777777" w:rsidR="001B16A6" w:rsidRPr="007A300B" w:rsidRDefault="001B16A6" w:rsidP="001B16A6">
      <w:pPr>
        <w:jc w:val="right"/>
        <w:rPr>
          <w:sz w:val="22"/>
          <w:szCs w:val="22"/>
        </w:rPr>
      </w:pPr>
      <w:r w:rsidRPr="00D32FC0">
        <w:rPr>
          <w:sz w:val="22"/>
          <w:szCs w:val="22"/>
        </w:rPr>
        <w:t>(Eq. 2)</w:t>
      </w:r>
    </w:p>
    <w:p w14:paraId="27E71850" w14:textId="77777777" w:rsidR="001B16A6" w:rsidRPr="00D32FC0" w:rsidRDefault="001B16A6" w:rsidP="001B16A6">
      <w:pPr>
        <w:rPr>
          <w:sz w:val="22"/>
          <w:szCs w:val="22"/>
        </w:rPr>
      </w:pPr>
    </w:p>
    <w:p w14:paraId="679C8A7B" w14:textId="77777777" w:rsidR="001B16A6" w:rsidRPr="00D32FC0" w:rsidRDefault="001B16A6" w:rsidP="001B16A6">
      <w:pPr>
        <w:rPr>
          <w:sz w:val="22"/>
          <w:szCs w:val="22"/>
          <w:lang w:val="en-US"/>
        </w:rPr>
      </w:pPr>
      <w:r w:rsidRPr="00D32FC0">
        <w:rPr>
          <w:sz w:val="22"/>
          <w:szCs w:val="22"/>
          <w:lang w:val="en-US"/>
        </w:rPr>
        <w:t>and</w:t>
      </w:r>
    </w:p>
    <w:p w14:paraId="7B796D37" w14:textId="77777777" w:rsidR="001B16A6" w:rsidRPr="00D32FC0" w:rsidRDefault="001B16A6" w:rsidP="001B16A6">
      <w:pPr>
        <w:rPr>
          <w:sz w:val="22"/>
          <w:szCs w:val="22"/>
          <w:lang w:val="en-US"/>
        </w:rPr>
      </w:pPr>
    </w:p>
    <w:p w14:paraId="7C5FE3B1" w14:textId="77777777" w:rsidR="001B16A6" w:rsidRPr="00D32FC0" w:rsidRDefault="00D1268E" w:rsidP="001B16A6">
      <w:pPr>
        <w:jc w:val="both"/>
        <w:rPr>
          <w:sz w:val="22"/>
          <w:szCs w:val="22"/>
        </w:rPr>
      </w:pPr>
      <m:oMathPara>
        <m:oMathParaPr>
          <m:jc m:val="left"/>
        </m:oMathParaPr>
        <m:oMath>
          <m:f>
            <m:fPr>
              <m:ctrlPr>
                <w:rPr>
                  <w:rFonts w:ascii="Cambria Math" w:hAnsi="Cambria Math"/>
                  <w:i/>
                  <w:sz w:val="22"/>
                  <w:szCs w:val="22"/>
                </w:rPr>
              </m:ctrlPr>
            </m:fPr>
            <m:num>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GABA</m:t>
                  </m:r>
                </m:sub>
              </m:sSub>
            </m:num>
            <m:den>
              <m:r>
                <w:rPr>
                  <w:rFonts w:ascii="Cambria Math" w:hAnsi="Cambria Math"/>
                  <w:sz w:val="22"/>
                  <w:szCs w:val="22"/>
                </w:rPr>
                <m:t>dt</m:t>
              </m:r>
            </m:den>
          </m:f>
          <m:r>
            <w:rPr>
              <w:rFonts w:ascii="Cambria Math" w:hAnsi="Cambria Math"/>
              <w:sz w:val="22"/>
              <w:szCs w:val="22"/>
              <w:lang w:val="en-US"/>
            </w:rPr>
            <m:t>=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GABA</m:t>
                  </m:r>
                </m:sub>
              </m:sSub>
            </m:num>
            <m:den>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GABA</m:t>
                  </m:r>
                </m:sub>
              </m:sSub>
            </m:den>
          </m:f>
        </m:oMath>
      </m:oMathPara>
    </w:p>
    <w:p w14:paraId="05AF024D" w14:textId="77777777" w:rsidR="001B16A6" w:rsidRPr="007A300B" w:rsidRDefault="001B16A6" w:rsidP="001B16A6">
      <w:pPr>
        <w:jc w:val="right"/>
        <w:rPr>
          <w:sz w:val="22"/>
          <w:szCs w:val="22"/>
          <w:lang w:val="en-US"/>
        </w:rPr>
      </w:pPr>
      <w:r w:rsidRPr="00D32FC0">
        <w:rPr>
          <w:sz w:val="22"/>
          <w:szCs w:val="22"/>
          <w:lang w:val="en-US"/>
        </w:rPr>
        <w:t>(Eq. 3)</w:t>
      </w:r>
    </w:p>
    <w:p w14:paraId="25F80756" w14:textId="77777777" w:rsidR="001B16A6" w:rsidRPr="007A300B" w:rsidRDefault="001B16A6" w:rsidP="001B16A6">
      <w:pPr>
        <w:rPr>
          <w:sz w:val="22"/>
          <w:szCs w:val="22"/>
          <w:lang w:val="en-US"/>
        </w:rPr>
      </w:pPr>
    </w:p>
    <w:p w14:paraId="373E2D08" w14:textId="77777777" w:rsidR="001B16A6" w:rsidRPr="001B16A6" w:rsidRDefault="001B16A6" w:rsidP="001B16A6">
      <w:pPr>
        <w:jc w:val="both"/>
        <w:rPr>
          <w:color w:val="000000"/>
          <w:szCs w:val="22"/>
          <w:lang w:val="en-US"/>
        </w:rPr>
      </w:pPr>
      <w:r w:rsidRPr="001B16A6">
        <w:rPr>
          <w:color w:val="000000"/>
          <w:szCs w:val="22"/>
          <w:lang w:val="en-US"/>
        </w:rPr>
        <w:t xml:space="preserve">where </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m</m:t>
            </m:r>
          </m:sub>
        </m:sSub>
      </m:oMath>
      <w:r w:rsidRPr="001B16A6">
        <w:rPr>
          <w:szCs w:val="22"/>
          <w:lang w:val="en-US"/>
        </w:rPr>
        <w:t xml:space="preserve"> is the membrane potential, </w:t>
      </w:r>
      <m:oMath>
        <m:sSub>
          <m:sSubPr>
            <m:ctrlPr>
              <w:rPr>
                <w:rFonts w:ascii="Cambria Math" w:hAnsi="Cambria Math"/>
                <w:i/>
                <w:szCs w:val="22"/>
              </w:rPr>
            </m:ctrlPr>
          </m:sSubPr>
          <m:e>
            <m:r>
              <w:rPr>
                <w:rFonts w:ascii="Cambria Math" w:hAnsi="Cambria Math"/>
                <w:szCs w:val="22"/>
              </w:rPr>
              <m:t>V</m:t>
            </m:r>
          </m:e>
          <m:sub>
            <m:r>
              <w:rPr>
                <w:rFonts w:ascii="Cambria Math" w:hAnsi="Cambria Math"/>
                <w:szCs w:val="22"/>
              </w:rPr>
              <m:t>L</m:t>
            </m:r>
          </m:sub>
        </m:sSub>
      </m:oMath>
      <w:r w:rsidRPr="001B16A6">
        <w:rPr>
          <w:szCs w:val="22"/>
          <w:lang w:val="en-US"/>
        </w:rPr>
        <w:t xml:space="preserve"> is the leak membrane potential and </w:t>
      </w:r>
      <m:oMath>
        <m:sSub>
          <m:sSubPr>
            <m:ctrlPr>
              <w:rPr>
                <w:rFonts w:ascii="Cambria Math" w:hAnsi="Cambria Math"/>
                <w:i/>
                <w:szCs w:val="22"/>
                <w:lang w:val="en-US"/>
              </w:rPr>
            </m:ctrlPr>
          </m:sSubPr>
          <m:e>
            <m:r>
              <w:rPr>
                <w:rFonts w:ascii="Cambria Math" w:hAnsi="Cambria Math"/>
                <w:szCs w:val="22"/>
                <w:lang w:val="en-US"/>
              </w:rPr>
              <m:t>E</m:t>
            </m:r>
          </m:e>
          <m:sub>
            <m:r>
              <w:rPr>
                <w:rFonts w:ascii="Cambria Math" w:hAnsi="Cambria Math"/>
                <w:szCs w:val="22"/>
                <w:lang w:val="en-US"/>
              </w:rPr>
              <m:t>AMPA</m:t>
            </m:r>
          </m:sub>
        </m:sSub>
      </m:oMath>
      <w:r w:rsidRPr="001B16A6">
        <w:rPr>
          <w:szCs w:val="22"/>
          <w:lang w:val="en-US"/>
        </w:rPr>
        <w:t xml:space="preserve"> and </w:t>
      </w:r>
      <m:oMath>
        <m:sSub>
          <m:sSubPr>
            <m:ctrlPr>
              <w:rPr>
                <w:rFonts w:ascii="Cambria Math" w:hAnsi="Cambria Math"/>
                <w:i/>
                <w:szCs w:val="22"/>
                <w:lang w:val="en-US"/>
              </w:rPr>
            </m:ctrlPr>
          </m:sSubPr>
          <m:e>
            <m:r>
              <w:rPr>
                <w:rFonts w:ascii="Cambria Math" w:hAnsi="Cambria Math"/>
                <w:szCs w:val="22"/>
                <w:lang w:val="en-US"/>
              </w:rPr>
              <m:t>E</m:t>
            </m:r>
          </m:e>
          <m:sub>
            <m:r>
              <w:rPr>
                <w:rFonts w:ascii="Cambria Math" w:hAnsi="Cambria Math"/>
                <w:szCs w:val="22"/>
                <w:lang w:val="en-US"/>
              </w:rPr>
              <m:t>GABA</m:t>
            </m:r>
          </m:sub>
        </m:sSub>
      </m:oMath>
      <w:r w:rsidRPr="001B16A6">
        <w:rPr>
          <w:szCs w:val="22"/>
          <w:lang w:val="en-US"/>
        </w:rPr>
        <w:t xml:space="preserve">  denote the AMPA and GABA current reversal potentials. The synaptic con</w:t>
      </w:r>
      <w:proofErr w:type="spellStart"/>
      <w:r w:rsidRPr="001B16A6">
        <w:rPr>
          <w:szCs w:val="22"/>
          <w:lang w:val="en-US"/>
        </w:rPr>
        <w:t>ductance</w:t>
      </w:r>
      <w:proofErr w:type="spellEnd"/>
      <w:r w:rsidRPr="001B16A6">
        <w:rPr>
          <w:szCs w:val="22"/>
          <w:lang w:val="en-US"/>
        </w:rPr>
        <w:t xml:space="preserve"> parameters and the corresponding decay time constants are denoted by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AMPA</m:t>
            </m:r>
          </m:sub>
        </m:sSub>
      </m:oMath>
      <w:r w:rsidRPr="001B16A6">
        <w:rPr>
          <w:color w:val="000000"/>
          <w:szCs w:val="22"/>
          <w:lang w:val="en-US"/>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GABA</m:t>
            </m:r>
          </m:sub>
        </m:sSub>
      </m:oMath>
      <w:r w:rsidRPr="001B16A6">
        <w:rPr>
          <w:color w:val="000000"/>
          <w:szCs w:val="22"/>
          <w:lang w:val="en-US"/>
        </w:rPr>
        <w:t xml:space="preserve"> and </w:t>
      </w:r>
      <m:oMath>
        <m:sSub>
          <m:sSubPr>
            <m:ctrlPr>
              <w:rPr>
                <w:rFonts w:ascii="Cambria Math" w:hAnsi="Cambria Math"/>
                <w:i/>
                <w:szCs w:val="22"/>
              </w:rPr>
            </m:ctrlPr>
          </m:sSubPr>
          <m:e>
            <m:r>
              <w:rPr>
                <w:rFonts w:ascii="Cambria Math" w:hAnsi="Cambria Math"/>
                <w:szCs w:val="22"/>
              </w:rPr>
              <m:t>τ</m:t>
            </m:r>
          </m:e>
          <m:sub>
            <m:r>
              <w:rPr>
                <w:rFonts w:ascii="Cambria Math" w:hAnsi="Cambria Math"/>
                <w:szCs w:val="22"/>
              </w:rPr>
              <m:t>AMPA</m:t>
            </m:r>
          </m:sub>
        </m:sSub>
      </m:oMath>
      <w:r w:rsidRPr="001B16A6">
        <w:rPr>
          <w:color w:val="000000"/>
          <w:szCs w:val="22"/>
          <w:lang w:val="en-US"/>
        </w:rPr>
        <w:t xml:space="preserve">, </w:t>
      </w:r>
      <m:oMath>
        <m:sSub>
          <m:sSubPr>
            <m:ctrlPr>
              <w:rPr>
                <w:rFonts w:ascii="Cambria Math" w:hAnsi="Cambria Math"/>
                <w:i/>
                <w:szCs w:val="22"/>
              </w:rPr>
            </m:ctrlPr>
          </m:sSubPr>
          <m:e>
            <m:r>
              <w:rPr>
                <w:rFonts w:ascii="Cambria Math" w:hAnsi="Cambria Math"/>
                <w:szCs w:val="22"/>
              </w:rPr>
              <m:t>τ</m:t>
            </m:r>
          </m:e>
          <m:sub>
            <m:r>
              <w:rPr>
                <w:rFonts w:ascii="Cambria Math" w:hAnsi="Cambria Math"/>
                <w:szCs w:val="22"/>
              </w:rPr>
              <m:t>GABA</m:t>
            </m:r>
          </m:sub>
        </m:sSub>
      </m:oMath>
      <w:r w:rsidRPr="001B16A6">
        <w:rPr>
          <w:szCs w:val="22"/>
          <w:lang w:val="en-US"/>
        </w:rPr>
        <w:t>, respectively.</w:t>
      </w:r>
      <w:r w:rsidRPr="001B16A6">
        <w:rPr>
          <w:color w:val="000000"/>
          <w:szCs w:val="22"/>
          <w:lang w:val="en-US"/>
        </w:rPr>
        <w:t xml:space="preserve"> </w:t>
      </w:r>
      <m:oMath>
        <m:r>
          <w:rPr>
            <w:rFonts w:ascii="Cambria Math" w:hAnsi="Cambria Math"/>
            <w:szCs w:val="22"/>
            <w:lang w:val="en-US"/>
          </w:rPr>
          <m:t>η</m:t>
        </m:r>
      </m:oMath>
      <w:r w:rsidRPr="001B16A6">
        <w:rPr>
          <w:color w:val="000000"/>
          <w:szCs w:val="22"/>
          <w:lang w:val="en-US"/>
        </w:rPr>
        <w:t xml:space="preserve"> is a noise term that is generated by an Ornstein-Uhlenbeck process with zero mean. Due to the near-instantaneous rise times of AMPA- and GABA-mediated currents (both typically &lt; 0.5 </w:t>
      </w:r>
      <w:proofErr w:type="spellStart"/>
      <w:r w:rsidRPr="001B16A6">
        <w:rPr>
          <w:color w:val="000000"/>
          <w:szCs w:val="22"/>
          <w:lang w:val="en-US"/>
        </w:rPr>
        <w:t>ms</w:t>
      </w:r>
      <w:proofErr w:type="spellEnd"/>
      <w:r w:rsidRPr="001B16A6">
        <w:rPr>
          <w:color w:val="000000"/>
          <w:szCs w:val="22"/>
          <w:lang w:val="en-US"/>
        </w:rPr>
        <w:t xml:space="preserve">), we opted to neglect these in the current simulations. Moreover, synaptic transmission was assumed to be instantaneous (i.e., with zero delay). The excitatory units of the network received an additional external input in the form of AMPA-mediated Poisson spike trains from an external pool of 100 units with a constant spike rate of 1.5 spikes / second. </w:t>
      </w:r>
    </w:p>
    <w:p w14:paraId="67526DFC" w14:textId="77777777" w:rsidR="001B16A6" w:rsidRPr="001B16A6" w:rsidRDefault="001B16A6" w:rsidP="001B16A6">
      <w:pPr>
        <w:ind w:firstLine="284"/>
        <w:jc w:val="both"/>
        <w:rPr>
          <w:color w:val="000000"/>
          <w:szCs w:val="22"/>
          <w:lang w:val="en-US"/>
        </w:rPr>
      </w:pPr>
      <w:r w:rsidRPr="001B16A6">
        <w:rPr>
          <w:color w:val="000000"/>
          <w:szCs w:val="22"/>
          <w:lang w:val="en-US"/>
        </w:rPr>
        <w:t>In order to assess the effect of altered E-I ratio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E</m:t>
            </m:r>
          </m:sub>
        </m:sSub>
        <m:r>
          <w:rPr>
            <w:rFonts w:ascii="Cambria Math" w:hAnsi="Cambria Math"/>
            <w:szCs w:val="22"/>
            <w:lang w:val="en-US"/>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oMath>
      <w:r w:rsidRPr="001B16A6">
        <w:rPr>
          <w:color w:val="000000"/>
          <w:szCs w:val="22"/>
          <w:lang w:val="en-US"/>
        </w:rPr>
        <w:t>), we parametrically modulated all excitatory (through multiplication with 21 linearly spaced values from 0.75 to 3) and all inhibitory (21 linearly spaced values from 0.25 to 1.5) synaptic conductances</w:t>
      </w:r>
      <w:r w:rsidRPr="001B16A6">
        <w:rPr>
          <w:color w:val="000000" w:themeColor="text1"/>
          <w:szCs w:val="22"/>
          <w:lang w:val="en-US"/>
        </w:rPr>
        <w:t xml:space="preserve">. </w:t>
      </w:r>
      <w:r w:rsidRPr="001B16A6">
        <w:rPr>
          <w:color w:val="000000" w:themeColor="text1"/>
          <w:szCs w:val="22"/>
          <w:shd w:val="clear" w:color="auto" w:fill="FFFFFF"/>
          <w:lang w:val="en-US"/>
        </w:rPr>
        <w:t>T</w:t>
      </w:r>
      <w:r w:rsidRPr="001B16A6">
        <w:rPr>
          <w:color w:val="000000" w:themeColor="text1"/>
          <w:szCs w:val="22"/>
          <w:lang w:val="en-US"/>
        </w:rPr>
        <w:t>he network was simulated for a duration of 30 s for each of the 21x21 parameter combinations</w:t>
      </w:r>
      <w:r w:rsidRPr="001B16A6">
        <w:rPr>
          <w:color w:val="000000"/>
          <w:szCs w:val="22"/>
          <w:lang w:val="en-US"/>
        </w:rPr>
        <w:t xml:space="preserve">. </w:t>
      </w:r>
    </w:p>
    <w:p w14:paraId="605253D5" w14:textId="515E4FD9" w:rsidR="001B16A6" w:rsidRDefault="001B16A6" w:rsidP="001B16A6">
      <w:pPr>
        <w:ind w:firstLine="284"/>
        <w:jc w:val="both"/>
        <w:rPr>
          <w:color w:val="000000" w:themeColor="text1"/>
          <w:szCs w:val="22"/>
          <w:shd w:val="clear" w:color="auto" w:fill="FFFFFF"/>
          <w:lang w:val="en-US"/>
        </w:rPr>
      </w:pPr>
      <w:r w:rsidRPr="001B16A6">
        <w:rPr>
          <w:color w:val="000000"/>
          <w:szCs w:val="22"/>
          <w:lang w:val="en-US"/>
        </w:rPr>
        <w:lastRenderedPageBreak/>
        <w:t>The l</w:t>
      </w:r>
      <w:r w:rsidRPr="001B16A6">
        <w:rPr>
          <w:color w:val="000000" w:themeColor="text1"/>
          <w:szCs w:val="22"/>
          <w:lang w:val="en-US"/>
        </w:rPr>
        <w:t xml:space="preserve">ocal field potential (LFP) of the network was computed, for each parameter combination, by taking the </w:t>
      </w:r>
      <w:r w:rsidRPr="001B16A6">
        <w:rPr>
          <w:color w:val="000000" w:themeColor="text1"/>
          <w:szCs w:val="22"/>
          <w:shd w:val="clear" w:color="auto" w:fill="FFFFFF"/>
          <w:lang w:val="en-US"/>
        </w:rPr>
        <w:t>sum of the absolute values of the AMPA and GABA currents on all excitatory cells</w:t>
      </w:r>
      <w:r>
        <w:rPr>
          <w:color w:val="000000" w:themeColor="text1"/>
          <w:szCs w:val="22"/>
          <w:shd w:val="clear" w:color="auto" w:fill="FFFFFF"/>
          <w:lang w:val="en-US"/>
        </w:rPr>
        <w:fldChar w:fldCharType="begin"/>
      </w:r>
      <w:r w:rsidR="00D1268E">
        <w:rPr>
          <w:color w:val="000000" w:themeColor="text1"/>
          <w:szCs w:val="22"/>
          <w:shd w:val="clear" w:color="auto" w:fill="FFFFFF"/>
          <w:lang w:val="en-US"/>
        </w:rPr>
        <w:instrText xml:space="preserve"> ADDIN ZOTERO_ITEM CSL_CITATION {"citationID":"UCtf1PUn","properties":{"formattedCitation":"\\super 24\\nosupersub{}","plainCitation":"24","noteIndex":0},"citationItems":[{"id":956,"uris":["http://zotero.org/groups/2782533/items/ALH7PD5I"],"uri":["http://zotero.org/groups/2782533/items/ALH7PD5I"],"itemData":{"id":956,"type":"article-journal","abstract":"Excitation-inhibition (E:I) imbalance is theorized as an important pathophysiological mechanism in autism. Autism affects males more frequently than females and sex-related mechanisms (e.g., X-linked genes, androgen hormones) can influence E:I balance. This suggests that E:I imbalance may affect autism differently in males versus females. With a combination of in-silico modeling and in-vivo chemogenetic manipulations in mice, we first show that a time-series metric estimated from fMRI BOLD signal, the Hurst exponent (H), can be an index for underlying change in the synaptic E:I ratio. In autism we find that H is reduced, indicating increased excitation, in the medial prefrontal cortex (MPFC) of autistic males but not females. Increasingly intact MPFC H is also associated with heightened ability to behaviorally camouflage social-communicative difficulties, but only in autistic females. This work suggests that H in BOLD can index synaptic E:I ratio and that E:I imbalance affects autistic males and females differently.","container-title":"eLife","DOI":"10.7554/eLife.55684","ISSN":"2050-084X","journalAbbreviation":"Elife","language":"eng","note":"PMID: 32746967\nPMCID: PMC7402681","source":"PubMed","title":"Intrinsic excitation-inhibition imbalance affects medial prefrontal cortex differently in autistic men versus women","volume":"9","author":[{"family":"Trakoshis","given":"Stavros"},{"family":"Martínez-Cañada","given":"Pablo"},{"family":"Rocchi","given":"Federico"},{"family":"Canella","given":"Carola"},{"family":"You","given":"Wonsang"},{"family":"Chakrabarti","given":"Bhismadev"},{"family":"Ruigrok","given":"Amber Nv"},{"family":"Bullmore","given":"Edward T."},{"family":"Suckling","given":"John"},{"family":"Markicevic","given":"Marija"},{"family":"Zerbi","given":"Valerio"},{"literal":"MRC AIMS Consortium"},{"family":"Baron-Cohen","given":"Simon"},{"family":"Gozzi","given":"Alessandro"},{"family":"Lai","given":"Meng-Chuan"},{"family":"Panzeri","given":"Stefano"},{"family":"Lombardo","given":"Michael V."}],"issued":{"date-parts":[["2020",8,4]]}}}],"schema":"https://github.com/citation-style-language/schema/raw/master/csl-citation.json"} </w:instrText>
      </w:r>
      <w:r>
        <w:rPr>
          <w:color w:val="000000" w:themeColor="text1"/>
          <w:szCs w:val="22"/>
          <w:shd w:val="clear" w:color="auto" w:fill="FFFFFF"/>
          <w:lang w:val="en-US"/>
        </w:rPr>
        <w:fldChar w:fldCharType="separate"/>
      </w:r>
      <w:r w:rsidR="00D1268E" w:rsidRPr="00D1268E">
        <w:rPr>
          <w:vertAlign w:val="superscript"/>
        </w:rPr>
        <w:t>24</w:t>
      </w:r>
      <w:r>
        <w:rPr>
          <w:color w:val="000000" w:themeColor="text1"/>
          <w:szCs w:val="22"/>
          <w:shd w:val="clear" w:color="auto" w:fill="FFFFFF"/>
          <w:lang w:val="en-US"/>
        </w:rPr>
        <w:fldChar w:fldCharType="end"/>
      </w:r>
      <w:r w:rsidRPr="001B16A6">
        <w:rPr>
          <w:color w:val="000000" w:themeColor="text1"/>
          <w:szCs w:val="22"/>
          <w:shd w:val="clear" w:color="auto" w:fill="FFFFFF"/>
          <w:lang w:val="en-US"/>
        </w:rPr>
        <w:t>. Neuronal correlation was estimated by means of the spike time tiling coefficient (</w:t>
      </w:r>
      <w:r>
        <w:rPr>
          <w:color w:val="000000" w:themeColor="text1"/>
          <w:szCs w:val="22"/>
          <w:shd w:val="clear" w:color="auto" w:fill="FFFFFF"/>
          <w:lang w:val="en-US"/>
        </w:rPr>
        <w:t>see below</w:t>
      </w:r>
      <w:r w:rsidRPr="001B16A6">
        <w:rPr>
          <w:color w:val="000000" w:themeColor="text1"/>
          <w:szCs w:val="22"/>
          <w:shd w:val="clear" w:color="auto" w:fill="FFFFFF"/>
          <w:lang w:val="en-US"/>
        </w:rPr>
        <w:t xml:space="preserve">), </w:t>
      </w:r>
      <w:r w:rsidRPr="001B16A6">
        <w:rPr>
          <w:color w:val="000000" w:themeColor="text1"/>
          <w:szCs w:val="22"/>
          <w:highlight w:val="yellow"/>
          <w:shd w:val="clear" w:color="auto" w:fill="FFFFFF"/>
          <w:lang w:val="en-US"/>
        </w:rPr>
        <w:t>assessed at a lag of 1s</w:t>
      </w:r>
      <w:r w:rsidRPr="001B16A6">
        <w:rPr>
          <w:color w:val="000000" w:themeColor="text1"/>
          <w:szCs w:val="22"/>
          <w:shd w:val="clear" w:color="auto" w:fill="FFFFFF"/>
          <w:lang w:val="en-US"/>
        </w:rPr>
        <w:t xml:space="preserve">. </w:t>
      </w:r>
    </w:p>
    <w:p w14:paraId="14F8D689" w14:textId="553C6930" w:rsidR="00017374" w:rsidRDefault="00017374" w:rsidP="00017374">
      <w:pPr>
        <w:jc w:val="both"/>
        <w:rPr>
          <w:color w:val="000000" w:themeColor="text1"/>
          <w:szCs w:val="22"/>
          <w:shd w:val="clear" w:color="auto" w:fill="FFFFFF"/>
          <w:lang w:val="en-US"/>
        </w:rPr>
      </w:pPr>
    </w:p>
    <w:p w14:paraId="0B0825C2" w14:textId="77777777" w:rsidR="00017374" w:rsidRPr="007A300B" w:rsidRDefault="00017374" w:rsidP="00017374">
      <w:pPr>
        <w:rPr>
          <w:sz w:val="22"/>
          <w:szCs w:val="22"/>
          <w:lang w:val="en-US"/>
        </w:rPr>
      </w:pPr>
      <w:r w:rsidRPr="0016447B">
        <w:rPr>
          <w:b/>
          <w:sz w:val="22"/>
          <w:szCs w:val="22"/>
          <w:lang w:val="en-US"/>
        </w:rPr>
        <w:t>Table 1.</w:t>
      </w:r>
      <w:r>
        <w:rPr>
          <w:sz w:val="22"/>
          <w:szCs w:val="22"/>
          <w:lang w:val="en-US"/>
        </w:rPr>
        <w:t xml:space="preserve"> Parameters of the leaky integrate-and-fire network.</w:t>
      </w:r>
    </w:p>
    <w:p w14:paraId="529D3C59" w14:textId="77777777" w:rsidR="00017374" w:rsidRPr="001F75E7" w:rsidRDefault="00017374" w:rsidP="00017374">
      <w:pPr>
        <w:rPr>
          <w:sz w:val="22"/>
          <w:szCs w:val="22"/>
          <w:lang w:val="en-US"/>
        </w:rPr>
      </w:pPr>
    </w:p>
    <w:tbl>
      <w:tblPr>
        <w:tblStyle w:val="TableGrid"/>
        <w:tblW w:w="0" w:type="auto"/>
        <w:tblLook w:val="04A0" w:firstRow="1" w:lastRow="0" w:firstColumn="1" w:lastColumn="0" w:noHBand="0" w:noVBand="1"/>
      </w:tblPr>
      <w:tblGrid>
        <w:gridCol w:w="1271"/>
        <w:gridCol w:w="3865"/>
        <w:gridCol w:w="1960"/>
        <w:gridCol w:w="1960"/>
      </w:tblGrid>
      <w:tr w:rsidR="00017374" w:rsidRPr="00D32FC0" w14:paraId="0CB09E95" w14:textId="77777777" w:rsidTr="00DF5CF1">
        <w:trPr>
          <w:trHeight w:val="454"/>
        </w:trPr>
        <w:tc>
          <w:tcPr>
            <w:tcW w:w="9056" w:type="dxa"/>
            <w:gridSpan w:val="4"/>
            <w:vAlign w:val="center"/>
          </w:tcPr>
          <w:p w14:paraId="7520F700" w14:textId="77777777" w:rsidR="00017374" w:rsidRPr="00017374" w:rsidRDefault="00017374" w:rsidP="00DF5CF1">
            <w:pPr>
              <w:rPr>
                <w:rFonts w:ascii="Times New Roman" w:hAnsi="Times New Roman" w:cs="Times New Roman"/>
                <w:szCs w:val="22"/>
              </w:rPr>
            </w:pPr>
            <w:r w:rsidRPr="00017374">
              <w:rPr>
                <w:rFonts w:ascii="Times New Roman" w:hAnsi="Times New Roman" w:cs="Times New Roman"/>
                <w:szCs w:val="22"/>
              </w:rPr>
              <w:t>Neuron model</w:t>
            </w:r>
          </w:p>
        </w:tc>
      </w:tr>
      <w:tr w:rsidR="00017374" w:rsidRPr="00D32FC0" w14:paraId="55D47541" w14:textId="77777777" w:rsidTr="00DF5CF1">
        <w:trPr>
          <w:trHeight w:val="454"/>
        </w:trPr>
        <w:tc>
          <w:tcPr>
            <w:tcW w:w="1271" w:type="dxa"/>
            <w:vAlign w:val="center"/>
          </w:tcPr>
          <w:p w14:paraId="6EC07D0A" w14:textId="77777777" w:rsidR="00017374" w:rsidRPr="00017374" w:rsidRDefault="00017374" w:rsidP="00DF5CF1">
            <w:pPr>
              <w:jc w:val="center"/>
              <w:rPr>
                <w:rFonts w:ascii="Times New Roman" w:hAnsi="Times New Roman" w:cs="Times New Roman"/>
                <w:i/>
                <w:szCs w:val="22"/>
              </w:rPr>
            </w:pPr>
            <w:r w:rsidRPr="00017374">
              <w:rPr>
                <w:rFonts w:ascii="Times New Roman" w:hAnsi="Times New Roman" w:cs="Times New Roman"/>
                <w:i/>
                <w:szCs w:val="22"/>
              </w:rPr>
              <w:t>Parameter</w:t>
            </w:r>
          </w:p>
        </w:tc>
        <w:tc>
          <w:tcPr>
            <w:tcW w:w="3865" w:type="dxa"/>
            <w:vAlign w:val="center"/>
          </w:tcPr>
          <w:p w14:paraId="6989CA56" w14:textId="77777777" w:rsidR="00017374" w:rsidRPr="00017374" w:rsidRDefault="00017374" w:rsidP="00DF5CF1">
            <w:pPr>
              <w:jc w:val="center"/>
              <w:rPr>
                <w:rFonts w:ascii="Times New Roman" w:hAnsi="Times New Roman" w:cs="Times New Roman"/>
                <w:i/>
                <w:szCs w:val="22"/>
              </w:rPr>
            </w:pPr>
            <w:r w:rsidRPr="00017374">
              <w:rPr>
                <w:rFonts w:ascii="Times New Roman" w:hAnsi="Times New Roman" w:cs="Times New Roman"/>
                <w:i/>
                <w:szCs w:val="22"/>
              </w:rPr>
              <w:t>Description</w:t>
            </w:r>
          </w:p>
        </w:tc>
        <w:tc>
          <w:tcPr>
            <w:tcW w:w="1960" w:type="dxa"/>
            <w:vAlign w:val="center"/>
          </w:tcPr>
          <w:p w14:paraId="6624400C" w14:textId="77777777" w:rsidR="00017374" w:rsidRPr="00017374" w:rsidRDefault="00017374" w:rsidP="00DF5CF1">
            <w:pPr>
              <w:jc w:val="center"/>
              <w:rPr>
                <w:rFonts w:ascii="Times New Roman" w:hAnsi="Times New Roman" w:cs="Times New Roman"/>
                <w:i/>
                <w:szCs w:val="22"/>
              </w:rPr>
            </w:pPr>
            <w:r w:rsidRPr="00017374">
              <w:rPr>
                <w:rFonts w:ascii="Times New Roman" w:hAnsi="Times New Roman" w:cs="Times New Roman"/>
                <w:i/>
                <w:szCs w:val="22"/>
              </w:rPr>
              <w:t>Excitatory cells</w:t>
            </w:r>
          </w:p>
        </w:tc>
        <w:tc>
          <w:tcPr>
            <w:tcW w:w="1960" w:type="dxa"/>
            <w:vAlign w:val="center"/>
          </w:tcPr>
          <w:p w14:paraId="17BA0166" w14:textId="77777777" w:rsidR="00017374" w:rsidRPr="00017374" w:rsidRDefault="00017374" w:rsidP="00DF5CF1">
            <w:pPr>
              <w:jc w:val="center"/>
              <w:rPr>
                <w:rFonts w:ascii="Times New Roman" w:hAnsi="Times New Roman" w:cs="Times New Roman"/>
                <w:i/>
                <w:szCs w:val="22"/>
              </w:rPr>
            </w:pPr>
            <w:r w:rsidRPr="00017374">
              <w:rPr>
                <w:rFonts w:ascii="Times New Roman" w:hAnsi="Times New Roman" w:cs="Times New Roman"/>
                <w:i/>
                <w:szCs w:val="22"/>
              </w:rPr>
              <w:t>Inhibitory cells</w:t>
            </w:r>
          </w:p>
        </w:tc>
      </w:tr>
      <w:tr w:rsidR="00017374" w:rsidRPr="00D32FC0" w14:paraId="4AEF6B4B" w14:textId="77777777" w:rsidTr="00DF5CF1">
        <w:trPr>
          <w:trHeight w:val="454"/>
        </w:trPr>
        <w:tc>
          <w:tcPr>
            <w:tcW w:w="1271" w:type="dxa"/>
            <w:vAlign w:val="center"/>
          </w:tcPr>
          <w:p w14:paraId="52A3183A" w14:textId="523318E6" w:rsidR="00017374" w:rsidRPr="00017374" w:rsidRDefault="00D1268E" w:rsidP="00DF5CF1">
            <w:pPr>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V</m:t>
                    </m:r>
                  </m:e>
                  <m:sub>
                    <m:r>
                      <w:rPr>
                        <w:rFonts w:ascii="Cambria Math" w:hAnsi="Cambria Math" w:cs="Times New Roman"/>
                        <w:szCs w:val="22"/>
                      </w:rPr>
                      <m:t>L</m:t>
                    </m:r>
                  </m:sub>
                </m:sSub>
              </m:oMath>
            </m:oMathPara>
          </w:p>
        </w:tc>
        <w:tc>
          <w:tcPr>
            <w:tcW w:w="3865" w:type="dxa"/>
            <w:vAlign w:val="center"/>
          </w:tcPr>
          <w:p w14:paraId="55E54C33"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Leak membrane potential</w:t>
            </w:r>
          </w:p>
        </w:tc>
        <w:tc>
          <w:tcPr>
            <w:tcW w:w="1960" w:type="dxa"/>
            <w:vAlign w:val="center"/>
          </w:tcPr>
          <w:p w14:paraId="58A92647"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-70 mV</w:t>
            </w:r>
          </w:p>
        </w:tc>
        <w:tc>
          <w:tcPr>
            <w:tcW w:w="1960" w:type="dxa"/>
            <w:vAlign w:val="center"/>
          </w:tcPr>
          <w:p w14:paraId="6C2E6541"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-70 mV</w:t>
            </w:r>
          </w:p>
        </w:tc>
      </w:tr>
      <w:tr w:rsidR="00017374" w:rsidRPr="00D32FC0" w14:paraId="2AB19FC3" w14:textId="77777777" w:rsidTr="00DF5CF1">
        <w:trPr>
          <w:trHeight w:val="454"/>
        </w:trPr>
        <w:tc>
          <w:tcPr>
            <w:tcW w:w="1271" w:type="dxa"/>
            <w:vAlign w:val="center"/>
          </w:tcPr>
          <w:p w14:paraId="5DF3FFAD" w14:textId="5544D711" w:rsidR="00017374" w:rsidRPr="00017374" w:rsidRDefault="00D1268E" w:rsidP="00DF5CF1">
            <w:pPr>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V</m:t>
                    </m:r>
                  </m:e>
                  <m:sub>
                    <m:r>
                      <w:rPr>
                        <w:rFonts w:ascii="Cambria Math" w:hAnsi="Cambria Math" w:cs="Times New Roman"/>
                        <w:szCs w:val="22"/>
                      </w:rPr>
                      <m:t>Thr</m:t>
                    </m:r>
                  </m:sub>
                </m:sSub>
              </m:oMath>
            </m:oMathPara>
          </w:p>
        </w:tc>
        <w:tc>
          <w:tcPr>
            <w:tcW w:w="3865" w:type="dxa"/>
            <w:vAlign w:val="center"/>
          </w:tcPr>
          <w:p w14:paraId="74A46B1C"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Spike threshold potential</w:t>
            </w:r>
          </w:p>
        </w:tc>
        <w:tc>
          <w:tcPr>
            <w:tcW w:w="1960" w:type="dxa"/>
            <w:vAlign w:val="center"/>
          </w:tcPr>
          <w:p w14:paraId="62ADF426"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-52 mV</w:t>
            </w:r>
          </w:p>
        </w:tc>
        <w:tc>
          <w:tcPr>
            <w:tcW w:w="1960" w:type="dxa"/>
            <w:vAlign w:val="center"/>
          </w:tcPr>
          <w:p w14:paraId="467C540F"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-52 mV</w:t>
            </w:r>
          </w:p>
        </w:tc>
      </w:tr>
      <w:tr w:rsidR="00017374" w:rsidRPr="00D32FC0" w14:paraId="37573E27" w14:textId="77777777" w:rsidTr="00DF5CF1">
        <w:trPr>
          <w:trHeight w:val="454"/>
        </w:trPr>
        <w:tc>
          <w:tcPr>
            <w:tcW w:w="1271" w:type="dxa"/>
            <w:vAlign w:val="center"/>
          </w:tcPr>
          <w:p w14:paraId="7B4ACD49" w14:textId="5BE34FBD" w:rsidR="00017374" w:rsidRPr="00017374" w:rsidRDefault="00D1268E" w:rsidP="00DF5CF1">
            <w:pPr>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V</m:t>
                    </m:r>
                  </m:e>
                  <m:sub>
                    <m:r>
                      <w:rPr>
                        <w:rFonts w:ascii="Cambria Math" w:hAnsi="Cambria Math" w:cs="Times New Roman"/>
                        <w:szCs w:val="22"/>
                      </w:rPr>
                      <m:t>Res</m:t>
                    </m:r>
                  </m:sub>
                </m:sSub>
              </m:oMath>
            </m:oMathPara>
          </w:p>
        </w:tc>
        <w:tc>
          <w:tcPr>
            <w:tcW w:w="3865" w:type="dxa"/>
            <w:vAlign w:val="center"/>
          </w:tcPr>
          <w:p w14:paraId="7FB2545D"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Reset potential</w:t>
            </w:r>
          </w:p>
        </w:tc>
        <w:tc>
          <w:tcPr>
            <w:tcW w:w="1960" w:type="dxa"/>
            <w:vAlign w:val="center"/>
          </w:tcPr>
          <w:p w14:paraId="775B74E2"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-59 mV</w:t>
            </w:r>
          </w:p>
        </w:tc>
        <w:tc>
          <w:tcPr>
            <w:tcW w:w="1960" w:type="dxa"/>
            <w:vAlign w:val="center"/>
          </w:tcPr>
          <w:p w14:paraId="0AA0011C"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-59 mV</w:t>
            </w:r>
          </w:p>
        </w:tc>
      </w:tr>
      <w:tr w:rsidR="00017374" w:rsidRPr="00D32FC0" w14:paraId="28F2E24D" w14:textId="77777777" w:rsidTr="00DF5CF1">
        <w:trPr>
          <w:trHeight w:val="454"/>
        </w:trPr>
        <w:tc>
          <w:tcPr>
            <w:tcW w:w="1271" w:type="dxa"/>
            <w:vAlign w:val="center"/>
          </w:tcPr>
          <w:p w14:paraId="28F833BD" w14:textId="1D6D11D2" w:rsidR="00017374" w:rsidRPr="00017374" w:rsidRDefault="00D1268E" w:rsidP="00DF5CF1">
            <w:pPr>
              <w:jc w:val="center"/>
              <w:rPr>
                <w:rFonts w:ascii="Times New Roman" w:eastAsia="Calibri" w:hAnsi="Times New Roman" w:cs="Times New Roman"/>
                <w:szCs w:val="22"/>
              </w:rPr>
            </w:pPr>
            <m:oMathPara>
              <m:oMath>
                <m:sSub>
                  <m:sSubPr>
                    <m:ctrlPr>
                      <w:rPr>
                        <w:rFonts w:ascii="Cambria Math" w:eastAsia="Calibri" w:hAnsi="Cambria Math" w:cs="Times New Roman"/>
                        <w:i/>
                        <w:szCs w:val="22"/>
                      </w:rPr>
                    </m:ctrlPr>
                  </m:sSubPr>
                  <m:e>
                    <m:r>
                      <w:rPr>
                        <w:rFonts w:ascii="Cambria Math" w:eastAsia="Calibri" w:hAnsi="Cambria Math" w:cs="Times New Roman"/>
                        <w:szCs w:val="22"/>
                      </w:rPr>
                      <m:t>τ</m:t>
                    </m:r>
                  </m:e>
                  <m:sub>
                    <m:r>
                      <w:rPr>
                        <w:rFonts w:ascii="Cambria Math" w:eastAsia="Calibri" w:hAnsi="Cambria Math" w:cs="Times New Roman"/>
                        <w:szCs w:val="22"/>
                      </w:rPr>
                      <m:t>Ref</m:t>
                    </m:r>
                  </m:sub>
                </m:sSub>
              </m:oMath>
            </m:oMathPara>
          </w:p>
        </w:tc>
        <w:tc>
          <w:tcPr>
            <w:tcW w:w="3865" w:type="dxa"/>
            <w:vAlign w:val="center"/>
          </w:tcPr>
          <w:p w14:paraId="54E59DC5"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Refractory period</w:t>
            </w:r>
          </w:p>
        </w:tc>
        <w:tc>
          <w:tcPr>
            <w:tcW w:w="1960" w:type="dxa"/>
            <w:vAlign w:val="center"/>
          </w:tcPr>
          <w:p w14:paraId="07E26CAE"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 xml:space="preserve">2 </w:t>
            </w:r>
            <w:proofErr w:type="spellStart"/>
            <w:r w:rsidRPr="00017374">
              <w:rPr>
                <w:rFonts w:ascii="Times New Roman" w:hAnsi="Times New Roman" w:cs="Times New Roman"/>
                <w:szCs w:val="22"/>
              </w:rPr>
              <w:t>ms</w:t>
            </w:r>
            <w:proofErr w:type="spellEnd"/>
          </w:p>
        </w:tc>
        <w:tc>
          <w:tcPr>
            <w:tcW w:w="1960" w:type="dxa"/>
            <w:vAlign w:val="center"/>
          </w:tcPr>
          <w:p w14:paraId="14700816"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 xml:space="preserve">1 </w:t>
            </w:r>
            <w:proofErr w:type="spellStart"/>
            <w:r w:rsidRPr="00017374">
              <w:rPr>
                <w:rFonts w:ascii="Times New Roman" w:hAnsi="Times New Roman" w:cs="Times New Roman"/>
                <w:szCs w:val="22"/>
              </w:rPr>
              <w:t>ms</w:t>
            </w:r>
            <w:proofErr w:type="spellEnd"/>
          </w:p>
        </w:tc>
      </w:tr>
      <w:tr w:rsidR="00017374" w:rsidRPr="00D32FC0" w14:paraId="703856B4" w14:textId="77777777" w:rsidTr="00DF5CF1">
        <w:trPr>
          <w:trHeight w:val="454"/>
        </w:trPr>
        <w:tc>
          <w:tcPr>
            <w:tcW w:w="1271" w:type="dxa"/>
            <w:vAlign w:val="center"/>
          </w:tcPr>
          <w:p w14:paraId="08E06131" w14:textId="304DEE79" w:rsidR="00017374" w:rsidRPr="00017374" w:rsidRDefault="00D1268E" w:rsidP="00DF5CF1">
            <w:pPr>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C</m:t>
                    </m:r>
                  </m:e>
                  <m:sub>
                    <m:r>
                      <w:rPr>
                        <w:rFonts w:ascii="Cambria Math" w:hAnsi="Cambria Math" w:cs="Times New Roman"/>
                        <w:szCs w:val="22"/>
                      </w:rPr>
                      <m:t>m</m:t>
                    </m:r>
                  </m:sub>
                </m:sSub>
              </m:oMath>
            </m:oMathPara>
          </w:p>
        </w:tc>
        <w:tc>
          <w:tcPr>
            <w:tcW w:w="3865" w:type="dxa"/>
            <w:vAlign w:val="center"/>
          </w:tcPr>
          <w:p w14:paraId="22FD57A4"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Membrane capacitance</w:t>
            </w:r>
          </w:p>
        </w:tc>
        <w:tc>
          <w:tcPr>
            <w:tcW w:w="1960" w:type="dxa"/>
            <w:vAlign w:val="center"/>
          </w:tcPr>
          <w:p w14:paraId="6C17E2F3"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500 pF</w:t>
            </w:r>
          </w:p>
        </w:tc>
        <w:tc>
          <w:tcPr>
            <w:tcW w:w="1960" w:type="dxa"/>
            <w:vAlign w:val="center"/>
          </w:tcPr>
          <w:p w14:paraId="6B6A8334"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500 pF</w:t>
            </w:r>
          </w:p>
        </w:tc>
      </w:tr>
      <w:tr w:rsidR="00017374" w:rsidRPr="00D32FC0" w14:paraId="7B1DD303" w14:textId="77777777" w:rsidTr="00DF5CF1">
        <w:trPr>
          <w:trHeight w:val="454"/>
        </w:trPr>
        <w:tc>
          <w:tcPr>
            <w:tcW w:w="1271" w:type="dxa"/>
            <w:vAlign w:val="center"/>
          </w:tcPr>
          <w:p w14:paraId="3C631820" w14:textId="1FE54C67" w:rsidR="00017374" w:rsidRPr="00017374" w:rsidRDefault="00D1268E" w:rsidP="00DF5CF1">
            <w:pPr>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g</m:t>
                    </m:r>
                  </m:e>
                  <m:sub>
                    <m:r>
                      <w:rPr>
                        <w:rFonts w:ascii="Cambria Math" w:hAnsi="Cambria Math" w:cs="Times New Roman"/>
                        <w:szCs w:val="22"/>
                      </w:rPr>
                      <m:t>L</m:t>
                    </m:r>
                  </m:sub>
                </m:sSub>
              </m:oMath>
            </m:oMathPara>
          </w:p>
        </w:tc>
        <w:tc>
          <w:tcPr>
            <w:tcW w:w="3865" w:type="dxa"/>
            <w:vAlign w:val="center"/>
          </w:tcPr>
          <w:p w14:paraId="40A14A48"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Membrane leak conductance</w:t>
            </w:r>
          </w:p>
        </w:tc>
        <w:tc>
          <w:tcPr>
            <w:tcW w:w="1960" w:type="dxa"/>
            <w:vAlign w:val="center"/>
          </w:tcPr>
          <w:p w14:paraId="06AB9103"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 xml:space="preserve">25 </w:t>
            </w:r>
            <w:proofErr w:type="spellStart"/>
            <w:r w:rsidRPr="00017374">
              <w:rPr>
                <w:rFonts w:ascii="Times New Roman" w:hAnsi="Times New Roman" w:cs="Times New Roman"/>
                <w:szCs w:val="22"/>
              </w:rPr>
              <w:t>nS</w:t>
            </w:r>
            <w:proofErr w:type="spellEnd"/>
          </w:p>
        </w:tc>
        <w:tc>
          <w:tcPr>
            <w:tcW w:w="1960" w:type="dxa"/>
            <w:vAlign w:val="center"/>
          </w:tcPr>
          <w:p w14:paraId="7EE6E64B"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 xml:space="preserve">20 </w:t>
            </w:r>
            <w:proofErr w:type="spellStart"/>
            <w:r w:rsidRPr="00017374">
              <w:rPr>
                <w:rFonts w:ascii="Times New Roman" w:hAnsi="Times New Roman" w:cs="Times New Roman"/>
                <w:szCs w:val="22"/>
              </w:rPr>
              <w:t>nS</w:t>
            </w:r>
            <w:proofErr w:type="spellEnd"/>
          </w:p>
        </w:tc>
      </w:tr>
      <w:tr w:rsidR="00017374" w:rsidRPr="00D32FC0" w14:paraId="48287839" w14:textId="77777777" w:rsidTr="00DF5CF1">
        <w:trPr>
          <w:trHeight w:val="454"/>
        </w:trPr>
        <w:tc>
          <w:tcPr>
            <w:tcW w:w="1271" w:type="dxa"/>
            <w:vAlign w:val="center"/>
          </w:tcPr>
          <w:p w14:paraId="42351F63" w14:textId="3334FE84" w:rsidR="00017374" w:rsidRPr="00017374" w:rsidRDefault="00D1268E" w:rsidP="00DF5CF1">
            <w:pPr>
              <w:jc w:val="center"/>
              <w:rPr>
                <w:rFonts w:ascii="Times New Roman" w:eastAsia="Calibri" w:hAnsi="Times New Roman" w:cs="Times New Roman"/>
                <w:szCs w:val="22"/>
              </w:rPr>
            </w:pPr>
            <m:oMathPara>
              <m:oMath>
                <m:sSub>
                  <m:sSubPr>
                    <m:ctrlPr>
                      <w:rPr>
                        <w:rFonts w:ascii="Cambria Math" w:eastAsia="Calibri" w:hAnsi="Cambria Math" w:cs="Times New Roman"/>
                        <w:i/>
                        <w:szCs w:val="22"/>
                      </w:rPr>
                    </m:ctrlPr>
                  </m:sSubPr>
                  <m:e>
                    <m:r>
                      <w:rPr>
                        <w:rFonts w:ascii="Cambria Math" w:eastAsia="Calibri" w:hAnsi="Cambria Math" w:cs="Times New Roman"/>
                        <w:szCs w:val="22"/>
                      </w:rPr>
                      <m:t>τ</m:t>
                    </m:r>
                  </m:e>
                  <m:sub>
                    <m:r>
                      <w:rPr>
                        <w:rFonts w:ascii="Cambria Math" w:eastAsia="Calibri" w:hAnsi="Cambria Math" w:cs="Times New Roman"/>
                        <w:szCs w:val="22"/>
                      </w:rPr>
                      <m:t>m</m:t>
                    </m:r>
                  </m:sub>
                </m:sSub>
              </m:oMath>
            </m:oMathPara>
          </w:p>
        </w:tc>
        <w:tc>
          <w:tcPr>
            <w:tcW w:w="3865" w:type="dxa"/>
            <w:vAlign w:val="center"/>
          </w:tcPr>
          <w:p w14:paraId="0B01F834"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Membrane time constant</w:t>
            </w:r>
          </w:p>
        </w:tc>
        <w:tc>
          <w:tcPr>
            <w:tcW w:w="1960" w:type="dxa"/>
            <w:vAlign w:val="center"/>
          </w:tcPr>
          <w:p w14:paraId="659B9132"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 xml:space="preserve">20 </w:t>
            </w:r>
            <w:proofErr w:type="spellStart"/>
            <w:r w:rsidRPr="00017374">
              <w:rPr>
                <w:rFonts w:ascii="Times New Roman" w:hAnsi="Times New Roman" w:cs="Times New Roman"/>
                <w:szCs w:val="22"/>
              </w:rPr>
              <w:t>ms</w:t>
            </w:r>
            <w:proofErr w:type="spellEnd"/>
          </w:p>
        </w:tc>
        <w:tc>
          <w:tcPr>
            <w:tcW w:w="1960" w:type="dxa"/>
            <w:vAlign w:val="center"/>
          </w:tcPr>
          <w:p w14:paraId="1C1E0EBF"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 xml:space="preserve">10 </w:t>
            </w:r>
            <w:proofErr w:type="spellStart"/>
            <w:r w:rsidRPr="00017374">
              <w:rPr>
                <w:rFonts w:ascii="Times New Roman" w:hAnsi="Times New Roman" w:cs="Times New Roman"/>
                <w:szCs w:val="22"/>
              </w:rPr>
              <w:t>ms</w:t>
            </w:r>
            <w:proofErr w:type="spellEnd"/>
          </w:p>
        </w:tc>
      </w:tr>
      <w:tr w:rsidR="00017374" w:rsidRPr="00D32FC0" w14:paraId="2F3FD6FB" w14:textId="77777777" w:rsidTr="00DF5CF1">
        <w:trPr>
          <w:trHeight w:val="454"/>
        </w:trPr>
        <w:tc>
          <w:tcPr>
            <w:tcW w:w="9056" w:type="dxa"/>
            <w:gridSpan w:val="4"/>
            <w:vAlign w:val="center"/>
          </w:tcPr>
          <w:p w14:paraId="5398FD72" w14:textId="77777777" w:rsidR="00017374" w:rsidRPr="00017374" w:rsidRDefault="00017374" w:rsidP="00DF5CF1">
            <w:pPr>
              <w:rPr>
                <w:rFonts w:ascii="Times New Roman" w:hAnsi="Times New Roman" w:cs="Times New Roman"/>
                <w:szCs w:val="22"/>
              </w:rPr>
            </w:pPr>
            <w:r w:rsidRPr="00017374">
              <w:rPr>
                <w:rFonts w:ascii="Times New Roman" w:hAnsi="Times New Roman" w:cs="Times New Roman"/>
                <w:szCs w:val="22"/>
              </w:rPr>
              <w:t>Synapse model</w:t>
            </w:r>
          </w:p>
        </w:tc>
      </w:tr>
      <w:tr w:rsidR="00017374" w:rsidRPr="00D32FC0" w14:paraId="2CAA73C6" w14:textId="77777777" w:rsidTr="00DF5CF1">
        <w:trPr>
          <w:trHeight w:val="454"/>
        </w:trPr>
        <w:tc>
          <w:tcPr>
            <w:tcW w:w="1271" w:type="dxa"/>
            <w:vAlign w:val="center"/>
          </w:tcPr>
          <w:p w14:paraId="3F27297C" w14:textId="77777777" w:rsidR="00017374" w:rsidRPr="00017374" w:rsidRDefault="00017374" w:rsidP="00DF5CF1">
            <w:pPr>
              <w:jc w:val="center"/>
              <w:rPr>
                <w:rFonts w:ascii="Times New Roman" w:hAnsi="Times New Roman" w:cs="Times New Roman"/>
                <w:i/>
                <w:szCs w:val="22"/>
              </w:rPr>
            </w:pPr>
            <w:r w:rsidRPr="00017374">
              <w:rPr>
                <w:rFonts w:ascii="Times New Roman" w:hAnsi="Times New Roman" w:cs="Times New Roman"/>
                <w:i/>
                <w:szCs w:val="22"/>
              </w:rPr>
              <w:t>Parameter</w:t>
            </w:r>
          </w:p>
        </w:tc>
        <w:tc>
          <w:tcPr>
            <w:tcW w:w="3865" w:type="dxa"/>
            <w:vAlign w:val="center"/>
          </w:tcPr>
          <w:p w14:paraId="5C6F4CC4" w14:textId="77777777" w:rsidR="00017374" w:rsidRPr="00017374" w:rsidRDefault="00017374" w:rsidP="00DF5CF1">
            <w:pPr>
              <w:jc w:val="center"/>
              <w:rPr>
                <w:rFonts w:ascii="Times New Roman" w:hAnsi="Times New Roman" w:cs="Times New Roman"/>
                <w:i/>
                <w:szCs w:val="22"/>
              </w:rPr>
            </w:pPr>
            <w:r w:rsidRPr="00017374">
              <w:rPr>
                <w:rFonts w:ascii="Times New Roman" w:hAnsi="Times New Roman" w:cs="Times New Roman"/>
                <w:i/>
                <w:szCs w:val="22"/>
              </w:rPr>
              <w:t>Description</w:t>
            </w:r>
          </w:p>
        </w:tc>
        <w:tc>
          <w:tcPr>
            <w:tcW w:w="1960" w:type="dxa"/>
            <w:vAlign w:val="center"/>
          </w:tcPr>
          <w:p w14:paraId="34E0E96C" w14:textId="77777777" w:rsidR="00017374" w:rsidRPr="00017374" w:rsidRDefault="00017374" w:rsidP="00DF5CF1">
            <w:pPr>
              <w:jc w:val="center"/>
              <w:rPr>
                <w:rFonts w:ascii="Times New Roman" w:hAnsi="Times New Roman" w:cs="Times New Roman"/>
                <w:i/>
                <w:szCs w:val="22"/>
              </w:rPr>
            </w:pPr>
            <w:r w:rsidRPr="00017374">
              <w:rPr>
                <w:rFonts w:ascii="Times New Roman" w:hAnsi="Times New Roman" w:cs="Times New Roman"/>
                <w:i/>
                <w:szCs w:val="22"/>
              </w:rPr>
              <w:t>Excitatory cells</w:t>
            </w:r>
          </w:p>
        </w:tc>
        <w:tc>
          <w:tcPr>
            <w:tcW w:w="1960" w:type="dxa"/>
            <w:vAlign w:val="center"/>
          </w:tcPr>
          <w:p w14:paraId="3367B57E" w14:textId="77777777" w:rsidR="00017374" w:rsidRPr="00017374" w:rsidRDefault="00017374" w:rsidP="00DF5CF1">
            <w:pPr>
              <w:jc w:val="center"/>
              <w:rPr>
                <w:rFonts w:ascii="Times New Roman" w:hAnsi="Times New Roman" w:cs="Times New Roman"/>
                <w:i/>
                <w:szCs w:val="22"/>
              </w:rPr>
            </w:pPr>
            <w:r w:rsidRPr="00017374">
              <w:rPr>
                <w:rFonts w:ascii="Times New Roman" w:hAnsi="Times New Roman" w:cs="Times New Roman"/>
                <w:i/>
                <w:szCs w:val="22"/>
              </w:rPr>
              <w:t>Inhibitory cells</w:t>
            </w:r>
          </w:p>
        </w:tc>
      </w:tr>
      <w:tr w:rsidR="00017374" w:rsidRPr="00D32FC0" w14:paraId="1B4D8736" w14:textId="77777777" w:rsidTr="00DF5CF1">
        <w:trPr>
          <w:trHeight w:val="454"/>
        </w:trPr>
        <w:tc>
          <w:tcPr>
            <w:tcW w:w="1271" w:type="dxa"/>
            <w:vAlign w:val="center"/>
          </w:tcPr>
          <w:p w14:paraId="222833F8" w14:textId="3EA494E3" w:rsidR="00017374" w:rsidRPr="00017374" w:rsidRDefault="00D1268E" w:rsidP="00DF5CF1">
            <w:pPr>
              <w:jc w:val="center"/>
              <w:rPr>
                <w:rFonts w:ascii="Times New Roman" w:eastAsia="Calibri" w:hAnsi="Times New Roman" w:cs="Times New Roman"/>
                <w:szCs w:val="22"/>
              </w:rPr>
            </w:pPr>
            <m:oMathPara>
              <m:oMath>
                <m:sSub>
                  <m:sSubPr>
                    <m:ctrlPr>
                      <w:rPr>
                        <w:rFonts w:ascii="Cambria Math" w:hAnsi="Cambria Math" w:cs="Times New Roman"/>
                        <w:i/>
                        <w:szCs w:val="22"/>
                        <w:lang w:val="en-US"/>
                      </w:rPr>
                    </m:ctrlPr>
                  </m:sSubPr>
                  <m:e>
                    <m:r>
                      <w:rPr>
                        <w:rFonts w:ascii="Cambria Math" w:hAnsi="Cambria Math" w:cs="Times New Roman"/>
                        <w:szCs w:val="22"/>
                        <w:lang w:val="en-US"/>
                      </w:rPr>
                      <m:t>E</m:t>
                    </m:r>
                  </m:e>
                  <m:sub>
                    <m:r>
                      <w:rPr>
                        <w:rFonts w:ascii="Cambria Math" w:hAnsi="Cambria Math" w:cs="Times New Roman"/>
                        <w:szCs w:val="22"/>
                        <w:lang w:val="en-US"/>
                      </w:rPr>
                      <m:t>AMPA</m:t>
                    </m:r>
                  </m:sub>
                </m:sSub>
              </m:oMath>
            </m:oMathPara>
          </w:p>
        </w:tc>
        <w:tc>
          <w:tcPr>
            <w:tcW w:w="3865" w:type="dxa"/>
            <w:vAlign w:val="center"/>
          </w:tcPr>
          <w:p w14:paraId="7B5E7E0B"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Reversal potential (AMPA)</w:t>
            </w:r>
          </w:p>
        </w:tc>
        <w:tc>
          <w:tcPr>
            <w:tcW w:w="1960" w:type="dxa"/>
            <w:vAlign w:val="center"/>
          </w:tcPr>
          <w:p w14:paraId="73165ABD"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0 mV</w:t>
            </w:r>
          </w:p>
        </w:tc>
        <w:tc>
          <w:tcPr>
            <w:tcW w:w="1960" w:type="dxa"/>
            <w:vAlign w:val="center"/>
          </w:tcPr>
          <w:p w14:paraId="3BA3F07C"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0 mV</w:t>
            </w:r>
          </w:p>
        </w:tc>
      </w:tr>
      <w:tr w:rsidR="00017374" w:rsidRPr="00D32FC0" w14:paraId="67F62AB8" w14:textId="77777777" w:rsidTr="00DF5CF1">
        <w:trPr>
          <w:trHeight w:val="454"/>
        </w:trPr>
        <w:tc>
          <w:tcPr>
            <w:tcW w:w="1271" w:type="dxa"/>
            <w:vAlign w:val="center"/>
          </w:tcPr>
          <w:p w14:paraId="0848E502" w14:textId="10F7EC37" w:rsidR="00017374" w:rsidRPr="00017374" w:rsidRDefault="00D1268E" w:rsidP="00DF5CF1">
            <w:pPr>
              <w:jc w:val="center"/>
              <w:rPr>
                <w:rFonts w:ascii="Times New Roman" w:eastAsia="Calibri" w:hAnsi="Times New Roman" w:cs="Times New Roman"/>
                <w:szCs w:val="22"/>
              </w:rPr>
            </w:pPr>
            <m:oMathPara>
              <m:oMath>
                <m:sSub>
                  <m:sSubPr>
                    <m:ctrlPr>
                      <w:rPr>
                        <w:rFonts w:ascii="Cambria Math" w:hAnsi="Cambria Math" w:cs="Times New Roman"/>
                        <w:i/>
                        <w:szCs w:val="22"/>
                        <w:lang w:val="en-US"/>
                      </w:rPr>
                    </m:ctrlPr>
                  </m:sSubPr>
                  <m:e>
                    <m:r>
                      <w:rPr>
                        <w:rFonts w:ascii="Cambria Math" w:hAnsi="Cambria Math" w:cs="Times New Roman"/>
                        <w:szCs w:val="22"/>
                        <w:lang w:val="en-US"/>
                      </w:rPr>
                      <m:t>E</m:t>
                    </m:r>
                  </m:e>
                  <m:sub>
                    <m:r>
                      <w:rPr>
                        <w:rFonts w:ascii="Cambria Math" w:hAnsi="Cambria Math" w:cs="Times New Roman"/>
                        <w:szCs w:val="22"/>
                        <w:lang w:val="en-US"/>
                      </w:rPr>
                      <m:t>GABA</m:t>
                    </m:r>
                  </m:sub>
                </m:sSub>
              </m:oMath>
            </m:oMathPara>
          </w:p>
        </w:tc>
        <w:tc>
          <w:tcPr>
            <w:tcW w:w="3865" w:type="dxa"/>
            <w:vAlign w:val="center"/>
          </w:tcPr>
          <w:p w14:paraId="6F862EA7"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Reversal potential (GABA)</w:t>
            </w:r>
          </w:p>
        </w:tc>
        <w:tc>
          <w:tcPr>
            <w:tcW w:w="1960" w:type="dxa"/>
            <w:vAlign w:val="center"/>
          </w:tcPr>
          <w:p w14:paraId="09B8ADF7"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-80 mV</w:t>
            </w:r>
          </w:p>
        </w:tc>
        <w:tc>
          <w:tcPr>
            <w:tcW w:w="1960" w:type="dxa"/>
            <w:vAlign w:val="center"/>
          </w:tcPr>
          <w:p w14:paraId="0CF6826C"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-80 mV</w:t>
            </w:r>
          </w:p>
        </w:tc>
      </w:tr>
      <w:tr w:rsidR="00017374" w:rsidRPr="00D32FC0" w14:paraId="75B11100" w14:textId="77777777" w:rsidTr="00DF5CF1">
        <w:trPr>
          <w:trHeight w:val="454"/>
        </w:trPr>
        <w:tc>
          <w:tcPr>
            <w:tcW w:w="1271" w:type="dxa"/>
            <w:vAlign w:val="center"/>
          </w:tcPr>
          <w:p w14:paraId="69D1CB9A" w14:textId="6521CFE1" w:rsidR="00017374" w:rsidRPr="00017374" w:rsidRDefault="00D1268E" w:rsidP="00DF5CF1">
            <w:pPr>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g</m:t>
                    </m:r>
                  </m:e>
                  <m:sub>
                    <m:r>
                      <w:rPr>
                        <w:rFonts w:ascii="Cambria Math" w:hAnsi="Cambria Math" w:cs="Times New Roman"/>
                        <w:szCs w:val="22"/>
                      </w:rPr>
                      <m:t>AMPA</m:t>
                    </m:r>
                  </m:sub>
                </m:sSub>
              </m:oMath>
            </m:oMathPara>
          </w:p>
        </w:tc>
        <w:tc>
          <w:tcPr>
            <w:tcW w:w="3865" w:type="dxa"/>
            <w:vAlign w:val="center"/>
          </w:tcPr>
          <w:p w14:paraId="307CCF54"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Conductance (AMPA)</w:t>
            </w:r>
          </w:p>
        </w:tc>
        <w:tc>
          <w:tcPr>
            <w:tcW w:w="1960" w:type="dxa"/>
            <w:vAlign w:val="center"/>
          </w:tcPr>
          <w:p w14:paraId="3F2A9113"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lang w:val="en-US"/>
              </w:rPr>
              <w:t xml:space="preserve">0.178 * 5 </w:t>
            </w:r>
            <w:proofErr w:type="spellStart"/>
            <w:r w:rsidRPr="00017374">
              <w:rPr>
                <w:rFonts w:ascii="Times New Roman" w:hAnsi="Times New Roman" w:cs="Times New Roman"/>
                <w:szCs w:val="22"/>
                <w:lang w:val="en-US"/>
              </w:rPr>
              <w:t>nS</w:t>
            </w:r>
            <w:proofErr w:type="spellEnd"/>
          </w:p>
        </w:tc>
        <w:tc>
          <w:tcPr>
            <w:tcW w:w="1960" w:type="dxa"/>
            <w:vAlign w:val="center"/>
          </w:tcPr>
          <w:p w14:paraId="5F0C4B49"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lang w:val="en-US"/>
              </w:rPr>
              <w:t xml:space="preserve">0.254 * 5 </w:t>
            </w:r>
            <w:proofErr w:type="spellStart"/>
            <w:r w:rsidRPr="00017374">
              <w:rPr>
                <w:rFonts w:ascii="Times New Roman" w:hAnsi="Times New Roman" w:cs="Times New Roman"/>
                <w:szCs w:val="22"/>
                <w:lang w:val="en-US"/>
              </w:rPr>
              <w:t>nS</w:t>
            </w:r>
            <w:proofErr w:type="spellEnd"/>
          </w:p>
        </w:tc>
      </w:tr>
      <w:tr w:rsidR="00017374" w:rsidRPr="00D32FC0" w14:paraId="6667D7A2" w14:textId="77777777" w:rsidTr="00DF5CF1">
        <w:trPr>
          <w:trHeight w:val="454"/>
        </w:trPr>
        <w:tc>
          <w:tcPr>
            <w:tcW w:w="1271" w:type="dxa"/>
            <w:vAlign w:val="center"/>
          </w:tcPr>
          <w:p w14:paraId="24E612E8" w14:textId="58556331" w:rsidR="00017374" w:rsidRPr="00017374" w:rsidRDefault="00D1268E" w:rsidP="00DF5CF1">
            <w:pPr>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g</m:t>
                    </m:r>
                  </m:e>
                  <m:sub>
                    <m:r>
                      <w:rPr>
                        <w:rFonts w:ascii="Cambria Math" w:hAnsi="Cambria Math" w:cs="Times New Roman"/>
                        <w:szCs w:val="22"/>
                      </w:rPr>
                      <m:t>GABA</m:t>
                    </m:r>
                  </m:sub>
                </m:sSub>
              </m:oMath>
            </m:oMathPara>
          </w:p>
        </w:tc>
        <w:tc>
          <w:tcPr>
            <w:tcW w:w="3865" w:type="dxa"/>
            <w:vAlign w:val="center"/>
          </w:tcPr>
          <w:p w14:paraId="297002F5"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Conductance (GABA)</w:t>
            </w:r>
          </w:p>
        </w:tc>
        <w:tc>
          <w:tcPr>
            <w:tcW w:w="1960" w:type="dxa"/>
            <w:vAlign w:val="center"/>
          </w:tcPr>
          <w:p w14:paraId="492E3F14"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 xml:space="preserve">2.01 * </w:t>
            </w:r>
            <w:proofErr w:type="spellStart"/>
            <w:r w:rsidRPr="00017374">
              <w:rPr>
                <w:rFonts w:ascii="Times New Roman" w:hAnsi="Times New Roman" w:cs="Times New Roman"/>
                <w:szCs w:val="22"/>
              </w:rPr>
              <w:t>nS</w:t>
            </w:r>
            <w:proofErr w:type="spellEnd"/>
          </w:p>
        </w:tc>
        <w:tc>
          <w:tcPr>
            <w:tcW w:w="1960" w:type="dxa"/>
            <w:vAlign w:val="center"/>
          </w:tcPr>
          <w:p w14:paraId="0E36C673"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lang w:val="en-US"/>
              </w:rPr>
              <w:t xml:space="preserve">2.7 * 5 </w:t>
            </w:r>
            <w:proofErr w:type="spellStart"/>
            <w:r w:rsidRPr="00017374">
              <w:rPr>
                <w:rFonts w:ascii="Times New Roman" w:hAnsi="Times New Roman" w:cs="Times New Roman"/>
                <w:szCs w:val="22"/>
                <w:lang w:val="en-US"/>
              </w:rPr>
              <w:t>nS</w:t>
            </w:r>
            <w:proofErr w:type="spellEnd"/>
          </w:p>
        </w:tc>
      </w:tr>
      <w:tr w:rsidR="00017374" w:rsidRPr="00D32FC0" w14:paraId="1F3ACC25" w14:textId="77777777" w:rsidTr="00DF5CF1">
        <w:trPr>
          <w:trHeight w:val="454"/>
        </w:trPr>
        <w:tc>
          <w:tcPr>
            <w:tcW w:w="1271" w:type="dxa"/>
            <w:vAlign w:val="center"/>
          </w:tcPr>
          <w:p w14:paraId="38C841FC" w14:textId="2B17546F" w:rsidR="00017374" w:rsidRPr="00017374" w:rsidRDefault="00D1268E" w:rsidP="00DF5CF1">
            <w:pPr>
              <w:jc w:val="center"/>
              <w:rPr>
                <w:rFonts w:ascii="Times New Roman" w:eastAsia="Calibri" w:hAnsi="Times New Roman" w:cs="Times New Roman"/>
                <w:szCs w:val="22"/>
                <w:lang w:val="en-US"/>
              </w:rPr>
            </w:pPr>
            <m:oMathPara>
              <m:oMath>
                <m:sSub>
                  <m:sSubPr>
                    <m:ctrlPr>
                      <w:rPr>
                        <w:rFonts w:ascii="Cambria Math" w:hAnsi="Cambria Math" w:cs="Times New Roman"/>
                        <w:i/>
                        <w:szCs w:val="22"/>
                      </w:rPr>
                    </m:ctrlPr>
                  </m:sSubPr>
                  <m:e>
                    <m:r>
                      <w:rPr>
                        <w:rFonts w:ascii="Cambria Math" w:hAnsi="Cambria Math" w:cs="Times New Roman"/>
                        <w:szCs w:val="22"/>
                      </w:rPr>
                      <m:t>g</m:t>
                    </m:r>
                  </m:e>
                  <m:sub>
                    <m:r>
                      <w:rPr>
                        <w:rFonts w:ascii="Cambria Math" w:hAnsi="Cambria Math" w:cs="Times New Roman"/>
                        <w:szCs w:val="22"/>
                      </w:rPr>
                      <m:t>AMPA,ext</m:t>
                    </m:r>
                  </m:sub>
                </m:sSub>
              </m:oMath>
            </m:oMathPara>
          </w:p>
        </w:tc>
        <w:tc>
          <w:tcPr>
            <w:tcW w:w="3865" w:type="dxa"/>
            <w:vAlign w:val="center"/>
          </w:tcPr>
          <w:p w14:paraId="75983C1B"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Conductance external input (AMPA)</w:t>
            </w:r>
          </w:p>
        </w:tc>
        <w:tc>
          <w:tcPr>
            <w:tcW w:w="1960" w:type="dxa"/>
            <w:vAlign w:val="center"/>
          </w:tcPr>
          <w:p w14:paraId="6C46D6A9"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lang w:val="en-US"/>
              </w:rPr>
              <w:t xml:space="preserve">0.234 * 5 </w:t>
            </w:r>
            <w:proofErr w:type="spellStart"/>
            <w:r w:rsidRPr="00017374">
              <w:rPr>
                <w:rFonts w:ascii="Times New Roman" w:hAnsi="Times New Roman" w:cs="Times New Roman"/>
                <w:szCs w:val="22"/>
                <w:lang w:val="en-US"/>
              </w:rPr>
              <w:t>nS</w:t>
            </w:r>
            <w:proofErr w:type="spellEnd"/>
          </w:p>
        </w:tc>
        <w:tc>
          <w:tcPr>
            <w:tcW w:w="1960" w:type="dxa"/>
            <w:vAlign w:val="center"/>
          </w:tcPr>
          <w:p w14:paraId="74A5FF29"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w:t>
            </w:r>
          </w:p>
        </w:tc>
      </w:tr>
      <w:tr w:rsidR="00017374" w:rsidRPr="00D32FC0" w14:paraId="17EA8478" w14:textId="77777777" w:rsidTr="00DF5CF1">
        <w:trPr>
          <w:trHeight w:val="454"/>
        </w:trPr>
        <w:tc>
          <w:tcPr>
            <w:tcW w:w="1271" w:type="dxa"/>
            <w:vAlign w:val="center"/>
          </w:tcPr>
          <w:p w14:paraId="2DB671D9" w14:textId="5433BDCD" w:rsidR="00017374" w:rsidRPr="00017374" w:rsidRDefault="00D1268E" w:rsidP="00DF5CF1">
            <w:pPr>
              <w:jc w:val="center"/>
              <w:rPr>
                <w:rFonts w:ascii="Times New Roman" w:eastAsia="Calibri" w:hAnsi="Times New Roman" w:cs="Times New Roman"/>
                <w:szCs w:val="22"/>
              </w:rPr>
            </w:pPr>
            <m:oMathPara>
              <m:oMath>
                <m:sSub>
                  <m:sSubPr>
                    <m:ctrlPr>
                      <w:rPr>
                        <w:rFonts w:ascii="Cambria Math" w:eastAsia="Calibri" w:hAnsi="Cambria Math" w:cs="Times New Roman"/>
                        <w:i/>
                        <w:szCs w:val="22"/>
                      </w:rPr>
                    </m:ctrlPr>
                  </m:sSubPr>
                  <m:e>
                    <m:r>
                      <w:rPr>
                        <w:rFonts w:ascii="Cambria Math" w:eastAsia="Calibri" w:hAnsi="Cambria Math" w:cs="Times New Roman"/>
                        <w:szCs w:val="22"/>
                      </w:rPr>
                      <m:t>τ</m:t>
                    </m:r>
                  </m:e>
                  <m:sub>
                    <m:r>
                      <w:rPr>
                        <w:rFonts w:ascii="Cambria Math" w:eastAsia="Calibri" w:hAnsi="Cambria Math" w:cs="Times New Roman"/>
                        <w:szCs w:val="22"/>
                      </w:rPr>
                      <m:t>AMPA</m:t>
                    </m:r>
                  </m:sub>
                </m:sSub>
              </m:oMath>
            </m:oMathPara>
          </w:p>
        </w:tc>
        <w:tc>
          <w:tcPr>
            <w:tcW w:w="3865" w:type="dxa"/>
            <w:vAlign w:val="center"/>
          </w:tcPr>
          <w:p w14:paraId="4B3A5378" w14:textId="77777777" w:rsidR="00017374" w:rsidRPr="00017374" w:rsidRDefault="00017374" w:rsidP="00DF5CF1">
            <w:pPr>
              <w:jc w:val="center"/>
              <w:rPr>
                <w:rFonts w:ascii="Times New Roman" w:hAnsi="Times New Roman" w:cs="Times New Roman"/>
                <w:szCs w:val="22"/>
                <w:lang w:val="en-US"/>
              </w:rPr>
            </w:pPr>
            <w:r w:rsidRPr="00017374">
              <w:rPr>
                <w:rFonts w:ascii="Times New Roman" w:hAnsi="Times New Roman" w:cs="Times New Roman"/>
                <w:szCs w:val="22"/>
                <w:lang w:val="en-US"/>
              </w:rPr>
              <w:t>Time constant of AMPA decay</w:t>
            </w:r>
          </w:p>
        </w:tc>
        <w:tc>
          <w:tcPr>
            <w:tcW w:w="1960" w:type="dxa"/>
            <w:vAlign w:val="center"/>
          </w:tcPr>
          <w:p w14:paraId="17A100EE"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 xml:space="preserve">2 </w:t>
            </w:r>
            <w:proofErr w:type="spellStart"/>
            <w:r w:rsidRPr="00017374">
              <w:rPr>
                <w:rFonts w:ascii="Times New Roman" w:hAnsi="Times New Roman" w:cs="Times New Roman"/>
                <w:szCs w:val="22"/>
              </w:rPr>
              <w:t>ms</w:t>
            </w:r>
            <w:proofErr w:type="spellEnd"/>
          </w:p>
        </w:tc>
        <w:tc>
          <w:tcPr>
            <w:tcW w:w="1960" w:type="dxa"/>
            <w:vAlign w:val="center"/>
          </w:tcPr>
          <w:p w14:paraId="16AD783D"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 xml:space="preserve">1 </w:t>
            </w:r>
            <w:proofErr w:type="spellStart"/>
            <w:r w:rsidRPr="00017374">
              <w:rPr>
                <w:rFonts w:ascii="Times New Roman" w:hAnsi="Times New Roman" w:cs="Times New Roman"/>
                <w:szCs w:val="22"/>
              </w:rPr>
              <w:t>ms</w:t>
            </w:r>
            <w:proofErr w:type="spellEnd"/>
          </w:p>
        </w:tc>
      </w:tr>
      <w:tr w:rsidR="00017374" w:rsidRPr="00D32FC0" w14:paraId="0E3D6AA4" w14:textId="77777777" w:rsidTr="00DF5CF1">
        <w:trPr>
          <w:trHeight w:val="454"/>
        </w:trPr>
        <w:tc>
          <w:tcPr>
            <w:tcW w:w="1271" w:type="dxa"/>
            <w:vAlign w:val="center"/>
          </w:tcPr>
          <w:p w14:paraId="1AE8ADF0" w14:textId="31F92777" w:rsidR="00017374" w:rsidRPr="00017374" w:rsidRDefault="00D1268E" w:rsidP="00DF5CF1">
            <w:pPr>
              <w:jc w:val="center"/>
              <w:rPr>
                <w:rFonts w:ascii="Times New Roman" w:eastAsia="Calibri" w:hAnsi="Times New Roman" w:cs="Times New Roman"/>
                <w:szCs w:val="22"/>
              </w:rPr>
            </w:pPr>
            <m:oMathPara>
              <m:oMath>
                <m:sSub>
                  <m:sSubPr>
                    <m:ctrlPr>
                      <w:rPr>
                        <w:rFonts w:ascii="Cambria Math" w:eastAsia="Calibri" w:hAnsi="Cambria Math" w:cs="Times New Roman"/>
                        <w:i/>
                        <w:szCs w:val="22"/>
                      </w:rPr>
                    </m:ctrlPr>
                  </m:sSubPr>
                  <m:e>
                    <m:r>
                      <w:rPr>
                        <w:rFonts w:ascii="Cambria Math" w:eastAsia="Calibri" w:hAnsi="Cambria Math" w:cs="Times New Roman"/>
                        <w:szCs w:val="22"/>
                      </w:rPr>
                      <m:t>τ</m:t>
                    </m:r>
                  </m:e>
                  <m:sub>
                    <m:r>
                      <w:rPr>
                        <w:rFonts w:ascii="Cambria Math" w:eastAsia="Calibri" w:hAnsi="Cambria Math" w:cs="Times New Roman"/>
                        <w:szCs w:val="22"/>
                      </w:rPr>
                      <m:t>GABA</m:t>
                    </m:r>
                  </m:sub>
                </m:sSub>
              </m:oMath>
            </m:oMathPara>
          </w:p>
        </w:tc>
        <w:tc>
          <w:tcPr>
            <w:tcW w:w="3865" w:type="dxa"/>
            <w:vAlign w:val="center"/>
          </w:tcPr>
          <w:p w14:paraId="6B658875" w14:textId="77777777" w:rsidR="00017374" w:rsidRPr="00017374" w:rsidRDefault="00017374" w:rsidP="00DF5CF1">
            <w:pPr>
              <w:jc w:val="center"/>
              <w:rPr>
                <w:rFonts w:ascii="Times New Roman" w:hAnsi="Times New Roman" w:cs="Times New Roman"/>
                <w:szCs w:val="22"/>
                <w:lang w:val="en-US"/>
              </w:rPr>
            </w:pPr>
            <w:r w:rsidRPr="00017374">
              <w:rPr>
                <w:rFonts w:ascii="Times New Roman" w:hAnsi="Times New Roman" w:cs="Times New Roman"/>
                <w:szCs w:val="22"/>
                <w:lang w:val="en-US"/>
              </w:rPr>
              <w:t>Time constant of GABA decay</w:t>
            </w:r>
          </w:p>
        </w:tc>
        <w:tc>
          <w:tcPr>
            <w:tcW w:w="1960" w:type="dxa"/>
            <w:vAlign w:val="center"/>
          </w:tcPr>
          <w:p w14:paraId="3130DA27"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 xml:space="preserve">8 </w:t>
            </w:r>
            <w:proofErr w:type="spellStart"/>
            <w:r w:rsidRPr="00017374">
              <w:rPr>
                <w:rFonts w:ascii="Times New Roman" w:hAnsi="Times New Roman" w:cs="Times New Roman"/>
                <w:szCs w:val="22"/>
              </w:rPr>
              <w:t>ms</w:t>
            </w:r>
            <w:proofErr w:type="spellEnd"/>
          </w:p>
        </w:tc>
        <w:tc>
          <w:tcPr>
            <w:tcW w:w="1960" w:type="dxa"/>
            <w:vAlign w:val="center"/>
          </w:tcPr>
          <w:p w14:paraId="3A2DE881" w14:textId="77777777" w:rsidR="00017374" w:rsidRPr="00017374" w:rsidRDefault="00017374" w:rsidP="00DF5CF1">
            <w:pPr>
              <w:jc w:val="center"/>
              <w:rPr>
                <w:rFonts w:ascii="Times New Roman" w:hAnsi="Times New Roman" w:cs="Times New Roman"/>
                <w:szCs w:val="22"/>
              </w:rPr>
            </w:pPr>
            <w:r w:rsidRPr="00017374">
              <w:rPr>
                <w:rFonts w:ascii="Times New Roman" w:hAnsi="Times New Roman" w:cs="Times New Roman"/>
                <w:szCs w:val="22"/>
              </w:rPr>
              <w:t xml:space="preserve">8 </w:t>
            </w:r>
            <w:proofErr w:type="spellStart"/>
            <w:r w:rsidRPr="00017374">
              <w:rPr>
                <w:rFonts w:ascii="Times New Roman" w:hAnsi="Times New Roman" w:cs="Times New Roman"/>
                <w:szCs w:val="22"/>
              </w:rPr>
              <w:t>ms</w:t>
            </w:r>
            <w:proofErr w:type="spellEnd"/>
          </w:p>
        </w:tc>
      </w:tr>
    </w:tbl>
    <w:p w14:paraId="6530DDE2" w14:textId="77777777" w:rsidR="00017374" w:rsidRPr="00D32FC0" w:rsidRDefault="00017374" w:rsidP="00017374">
      <w:pPr>
        <w:rPr>
          <w:sz w:val="22"/>
          <w:szCs w:val="22"/>
        </w:rPr>
      </w:pPr>
    </w:p>
    <w:p w14:paraId="099C3274" w14:textId="77777777" w:rsidR="00017374" w:rsidRPr="001B16A6" w:rsidRDefault="00017374" w:rsidP="00017374">
      <w:pPr>
        <w:jc w:val="both"/>
        <w:rPr>
          <w:color w:val="000000" w:themeColor="text1"/>
          <w:szCs w:val="22"/>
          <w:lang w:val="en-US"/>
        </w:rPr>
      </w:pPr>
    </w:p>
    <w:p w14:paraId="08247721" w14:textId="77777777" w:rsidR="007727E3" w:rsidRPr="001B16A6" w:rsidRDefault="007727E3">
      <w:pPr>
        <w:jc w:val="both"/>
        <w:rPr>
          <w:lang w:val="en-US"/>
        </w:rPr>
      </w:pPr>
    </w:p>
    <w:p w14:paraId="79FAD48C" w14:textId="77777777" w:rsidR="007727E3" w:rsidRPr="00003F2E" w:rsidRDefault="00584F3D">
      <w:pPr>
        <w:pStyle w:val="Heading2"/>
        <w:jc w:val="both"/>
        <w:rPr>
          <w:rFonts w:ascii="Times New Roman" w:hAnsi="Times New Roman" w:cs="Times New Roman"/>
          <w:b/>
          <w:color w:val="auto"/>
          <w:sz w:val="24"/>
        </w:rPr>
      </w:pPr>
      <w:bookmarkStart w:id="54" w:name="_j807437otzqr" w:colFirst="0" w:colLast="0"/>
      <w:bookmarkEnd w:id="54"/>
      <w:r w:rsidRPr="00003F2E">
        <w:rPr>
          <w:rFonts w:ascii="Times New Roman" w:hAnsi="Times New Roman" w:cs="Times New Roman"/>
          <w:b/>
          <w:color w:val="auto"/>
          <w:sz w:val="24"/>
        </w:rPr>
        <w:t>Electrophysiological analysis</w:t>
      </w:r>
    </w:p>
    <w:p w14:paraId="26B8FB78" w14:textId="77777777" w:rsidR="007727E3" w:rsidRPr="00D36025" w:rsidRDefault="007727E3"/>
    <w:p w14:paraId="2193E0C5" w14:textId="4239E8F9" w:rsidR="007727E3" w:rsidRPr="00D36025" w:rsidRDefault="00584F3D">
      <w:pPr>
        <w:jc w:val="both"/>
      </w:pPr>
      <w:r w:rsidRPr="00D36025">
        <w:t xml:space="preserve">Data from in vivo electrophysiological recordings was analyzed with custom-written algorithms in the MATLAB and Python environment that are available on the following </w:t>
      </w:r>
      <w:proofErr w:type="spellStart"/>
      <w:r w:rsidRPr="00D36025">
        <w:t>github</w:t>
      </w:r>
      <w:proofErr w:type="spellEnd"/>
      <w:r w:rsidRPr="00D36025">
        <w:t xml:space="preserve"> repository: </w:t>
      </w:r>
      <w:r w:rsidR="00017374" w:rsidRPr="00A81E93">
        <w:t>https://github.com/mchini/Chini_et_al_EI_decorrelation</w:t>
      </w:r>
      <w:r w:rsidRPr="00D36025">
        <w:t xml:space="preserve">. </w:t>
      </w:r>
    </w:p>
    <w:p w14:paraId="4122A58E" w14:textId="77777777" w:rsidR="007727E3" w:rsidRPr="00D36025" w:rsidRDefault="00584F3D">
      <w:pPr>
        <w:jc w:val="both"/>
      </w:pPr>
      <w:r w:rsidRPr="00D36025">
        <w:rPr>
          <w:i/>
        </w:rPr>
        <w:t>Detection of active periods.</w:t>
      </w:r>
      <w:r w:rsidRPr="00D36025">
        <w:t xml:space="preserve"> In early development, brain activity is characterized by an alternation of periods of isoelectric traces (silent periods) and oscillatory bursts (active periods). To detect and quantify the properties of active periods, we applied a custom written algorithm. The extracellular signal was band-pass filtered (4-20Hz) and downsampled to 100 Hz, before being averaged across recording electrodes. The average signal (raw and z-scored) was then passed through a boxcar square filter (500ms) on which a hysteresis threshold was applied. </w:t>
      </w:r>
      <w:r w:rsidRPr="00D36025">
        <w:lastRenderedPageBreak/>
        <w:t xml:space="preserve">Active periods were first detected as oscillatory peaks exceeding an absolute or relative threshold (100µV or 4 standard deviations, respectively), and then extended to all neighboring time points that exceed a lower threshold (50µV or 2 standard deviations, respectively). The combination of absolute and relative thresholding makes this approach suitable to a wide range of signals, from the highly discontinuous brain activity of P2 mice, to the nearly continuous brain activity of P11-12 mice (Figure 1A-B). Oscillatory periods whose inter-oscillation-interval was shorter than 1s were merged. Oscillatory periods whose duration was smaller than 300ms were discarded. </w:t>
      </w:r>
    </w:p>
    <w:p w14:paraId="69361711" w14:textId="5C01704F" w:rsidR="007727E3" w:rsidRPr="00D36025" w:rsidRDefault="00584F3D">
      <w:pPr>
        <w:jc w:val="both"/>
      </w:pPr>
      <w:r w:rsidRPr="00D36025">
        <w:rPr>
          <w:i/>
        </w:rPr>
        <w:t>Power spectral density (PSD).</w:t>
      </w:r>
      <w:r w:rsidRPr="00D36025">
        <w:t xml:space="preserve"> PSDs for mouse and human data (see below for exception) were computed with the </w:t>
      </w:r>
      <w:proofErr w:type="spellStart"/>
      <w:r w:rsidRPr="00D36025">
        <w:rPr>
          <w:i/>
        </w:rPr>
        <w:t>mtspecgramc</w:t>
      </w:r>
      <w:proofErr w:type="spellEnd"/>
      <w:r w:rsidRPr="00D36025">
        <w:rPr>
          <w:i/>
        </w:rPr>
        <w:t xml:space="preserve"> </w:t>
      </w:r>
      <w:r w:rsidRPr="00D36025">
        <w:t xml:space="preserve">function of the </w:t>
      </w:r>
      <w:proofErr w:type="spellStart"/>
      <w:r w:rsidRPr="00D36025">
        <w:t>Chronux</w:t>
      </w:r>
      <w:proofErr w:type="spellEnd"/>
      <w:r w:rsidRPr="00D36025">
        <w:t xml:space="preserve"> Toolbox (10s long-windows, 5s overlap). Median averaging was the preferred measure of central tendency</w:t>
      </w:r>
      <w:r w:rsidR="00230722" w:rsidRPr="00D36025">
        <w:fldChar w:fldCharType="begin"/>
      </w:r>
      <w:r w:rsidR="001C19F4">
        <w:instrText xml:space="preserve"> ADDIN ZOTERO_ITEM CSL_CITATION {"citationID":"gr8AeAzP","properties":{"formattedCitation":"\\super 72\\nosupersub{}","plainCitation":"72","noteIndex":0},"citationItems":[{"id":729,"uris":["http://zotero.org/groups/2749059/items/WBTCLAJ6"],"uri":["http://zotero.org/groups/2749059/items/WBTCLAJ6"],"itemData":{"id":729,"type":"article-journal","abstract":"&lt;h3&gt;Abstract&lt;/h3&gt; &lt;h3&gt;Background&lt;/h3&gt; &lt;p&gt;Neural oscillations are often quantified as average power relative to a cognitive, perceptual, and/or behavioral task. This is commonly done using Fourier-based techniques, such as Welch’s method for estimating the power spectral density, and/or by estimating narrowband oscillatory power across trials, conditions, and/or groups. The core assumption underlying these approaches is that the mean is an appropriate measure of central tendency. Despite the importance of this assumption, it has not been rigorously tested.&lt;/p&gt;&lt;h3&gt;New method&lt;/h3&gt; &lt;p&gt;We introduce extensions of common approaches that are better suited for the physiological reality of how neural oscillations often manifest: as nonstationary, high-power bursts, rather than sustained rhythms. Log-transforming, or taking the median power, significantly reduces erroneously inflated power estimates.&lt;/p&gt;&lt;h3&gt;Results&lt;/h3&gt; &lt;p&gt;Analyzing 101 participants’ worth of human electrophysiology, totaling 3,560 channels and over 40 hours data, we show that, in all cases examined, spectral power is not Gaussian distributed. This is true even when oscillations are prominent and sustained, such as visual cortical alpha. Power across time, at every frequency, is characterized by a substantial long tail, which implies that estimates of average power are skewed toward large, infrequent high-power oscillatory bursts.&lt;/p&gt;&lt;h3&gt;Comparison with existing methods&lt;/h3&gt; &lt;p&gt;In a simulated event-related experiment we show how introducing just a few high-power oscillatory bursts, as seen in real data, can, perhaps erroneously, cause significant differences between conditions using traditional methods. These erroneous effects are substantially reduced with our new methods.&lt;/p&gt;&lt;h3&gt;Conclusions&lt;/h3&gt; &lt;p&gt;These results call into question the validity of common statistical practices in neural oscillation research.&lt;/p&gt;&lt;h3&gt;Highlights&lt;/h3&gt; &lt;p&gt;Analyses of oscillatory power often assume power is normally distributed.&lt;/p&gt;&lt;p&gt;Analyzing &amp;gt;40 hours of human M/EEG and ECoG, we show that in all cases it is not.&lt;/p&gt;&lt;p&gt;This effect is demonstrated in simple simulation of an event-related task.&lt;/p&gt;&lt;p&gt;Overinflated power estimates are reduced via log-transformation or median power.&lt;/p&gt;","container-title":"bioRxiv","DOI":"10.1101/441626","language":"en","note":"publisher: Cold Spring Harbor Laboratory\nsection: New Results","page":"441626","source":"www.biorxiv.org","title":"Measuring the average power of neural oscillations","author":[{"family":"Izhikevich","given":"Liz"},{"family":"Gao","given":"Richard"},{"family":"Peterson","given":"Erik"},{"family":"Voytek","given":"Bradley"}],"issued":{"date-parts":[["2018",10,22]]}}}],"schema":"https://github.com/citation-style-language/schema/raw/master/csl-citation.json"} </w:instrText>
      </w:r>
      <w:r w:rsidR="00230722" w:rsidRPr="00D36025">
        <w:fldChar w:fldCharType="separate"/>
      </w:r>
      <w:r w:rsidR="001C19F4" w:rsidRPr="001C19F4">
        <w:rPr>
          <w:vertAlign w:val="superscript"/>
        </w:rPr>
        <w:t>72</w:t>
      </w:r>
      <w:r w:rsidR="00230722" w:rsidRPr="00D36025">
        <w:fldChar w:fldCharType="end"/>
      </w:r>
      <w:r w:rsidRPr="00D36025">
        <w:t xml:space="preserve">. To quantify the PSD modulation by IN optogenetic stimulation/inhibition, we computed the MI (see below) of the PSD computed on the last 1.5s of the optogenetic stimulation with the PSD computed on the 1.5s preceding stimulus delivery. </w:t>
      </w:r>
    </w:p>
    <w:p w14:paraId="5B1FE940" w14:textId="4585FF86" w:rsidR="007727E3" w:rsidRPr="00D36025" w:rsidRDefault="00584F3D">
      <w:pPr>
        <w:jc w:val="both"/>
      </w:pPr>
      <w:r w:rsidRPr="00D36025">
        <w:rPr>
          <w:i/>
        </w:rPr>
        <w:t>EEG preprocessing.</w:t>
      </w:r>
      <w:r w:rsidRPr="00D36025">
        <w:t xml:space="preserve"> EEG signal was extracted only from frontal electrodes (Fp1, F7, F3, Fp2, F8, F4, </w:t>
      </w:r>
      <w:proofErr w:type="spellStart"/>
      <w:r w:rsidRPr="00D36025">
        <w:t>Fpz</w:t>
      </w:r>
      <w:proofErr w:type="spellEnd"/>
      <w:r w:rsidRPr="00D36025">
        <w:t>, when available) and re-referenced to a common average reference before further analysis. From the EEG dataset of 1100 sleeping babies</w:t>
      </w:r>
      <w:r w:rsidR="00230722" w:rsidRPr="00D36025">
        <w:fldChar w:fldCharType="begin"/>
      </w:r>
      <w:r w:rsidR="001C19F4">
        <w:instrText xml:space="preserve"> ADDIN ZOTERO_ITEM CSL_CITATION {"citationID":"z8epxUfw","properties":{"formattedCitation":"\\super 67\\nosupersub{}","plainCitation":"67","noteIndex":0},"citationItems":[{"id":1024,"uris":["http://zotero.org/groups/2782533/items/7DM45JUN"],"uri":["http://zotero.org/groups/2782533/items/7DM45JUN"],"itemData":{"id":1024,"type":"article-journal","abstract":"In this paper, we describe a new method combining the polynomial neural network and decision tree techniques in order to derive comprehensible classification rules from clinical electroencephalograms (EEGs) recorded from sleeping newborns. These EEGs are heavily corrupted by cardiac, eye movement, muscle, and noise artifacts and, as a consequence, some EEG features are irrelevant to classification problems. Combining the polynomial network and decision tree techniques, we discover comprehensible classification rules while also attempting to keep their classification error down. This technique is shown to out-perform a number of commonly used machine learning technique applied to automatically recognize artifacts in the sleep EEGs.","container-title":"IEEE transactions on information technology in biomedicine: a publication of the IEEE Engineering in Medicine and Biology Society","DOI":"10.1109/titb.2004.824735","ISSN":"1089-7771","issue":"1","journalAbbreviation":"IEEE Trans Inf Technol Biomed","language":"eng","note":"PMID: 15055799","page":"28-35","source":"PubMed","title":"The combined technique for detection of artifacts in clinical electroencephalograms of sleeping newborns","volume":"8","author":[{"family":"Schetinin","given":"Vitaly"},{"family":"Schult","given":"Joachim"}],"issued":{"date-parts":[["2004",3]]}}}],"schema":"https://github.com/citation-style-language/schema/raw/master/csl-citation.json"} </w:instrText>
      </w:r>
      <w:r w:rsidR="00230722" w:rsidRPr="00D36025">
        <w:fldChar w:fldCharType="separate"/>
      </w:r>
      <w:r w:rsidR="001C19F4" w:rsidRPr="001C19F4">
        <w:rPr>
          <w:vertAlign w:val="superscript"/>
        </w:rPr>
        <w:t>67</w:t>
      </w:r>
      <w:r w:rsidR="00230722" w:rsidRPr="00D36025">
        <w:fldChar w:fldCharType="end"/>
      </w:r>
      <w:r w:rsidRPr="00D36025">
        <w:t>, epochs whose average envelope amplitude exceeded two standard deviations from the mean were considered as possible artefacts and were removed from further analysis. No preprocessing was applied to the EEG dataset of sleeping babies recorded at 40 and 43 post-conception weeks, as PSDs were already included in the freely available data</w:t>
      </w:r>
      <w:r w:rsidR="00230722" w:rsidRPr="00D36025">
        <w:fldChar w:fldCharType="begin"/>
      </w:r>
      <w:r w:rsidR="001C19F4">
        <w:instrText xml:space="preserve"> ADDIN ZOTERO_ITEM CSL_CITATION {"citationID":"EHyKCpxn","properties":{"formattedCitation":"\\super 69\\nosupersub{}","plainCitation":"69","noteIndex":0},"citationItems":[{"id":1030,"uris":["http://zotero.org/groups/2782533/items/DGJBWXTZ"],"uri":["http://zotero.org/groups/2782533/items/DGJBWXTZ"],"itemData":{"id":1030,"type":"article-journal","abstract":"Human newborns spend up to 18 hours sleeping. The organization of their sleep differs immensely from adult sleep, and its quick maturation and fundamental changes correspond to the rapid cortical development at this age. Manual sleep classification is specifically challenging in this population given major body movements and frequent shifts between vigilance states; in addition various staging criteria co-exist. In the present study we utilized a machine learning approach and investigated how EEG complexity and sleep stages evolve during the very first weeks of life. We analyzed 42 full-term infants which were recorded twice (at week two and five after birth) with full polysomnography. For sleep classification EEG signal complexity was estimated using multi-scale permutation entropy and fed into a machine learning classifier. Interestingly the baby's brain signal complexity (and spectral power) revealed developmental changes in sleep in the first 5 weeks of life, and were restricted to NREM (\"quiet\") and REM (\"active sleep\") states with little to no changes in state wake. Data demonstrate that our classifier performs well over chance (i.e., &gt;33% for 3-class classification) and reaches almost human scoring accuracy (60% at week-2, 73% at week-5). Altogether, these results demonstrate that characteristics of newborn sleep develop rapidly in the first weeks of life and can be efficiently identified by means of machine learning techniques.","container-title":"PloS One","DOI":"10.1371/journal.pone.0224521","ISSN":"1932-6203","issue":"10","journalAbbreviation":"PLoS One","language":"eng","note":"PMID: 31661522\nPMCID: PMC6818777","page":"e0224521","source":"PubMed","title":"On the development of sleep states in the first weeks of life","volume":"14","author":[{"family":"Wielek","given":"Tomasz"},{"family":"Del Giudice","given":"Renata"},{"family":"Lang","given":"Adelheid"},{"family":"Wislowska","given":"Malgorzata"},{"family":"Ott","given":"Peter"},{"family":"Schabus","given":"Manuel"}],"issued":{"date-parts":[["2019"]]}}}],"schema":"https://github.com/citation-style-language/schema/raw/master/csl-citation.json"} </w:instrText>
      </w:r>
      <w:r w:rsidR="00230722" w:rsidRPr="00D36025">
        <w:fldChar w:fldCharType="separate"/>
      </w:r>
      <w:r w:rsidR="001C19F4" w:rsidRPr="001C19F4">
        <w:rPr>
          <w:vertAlign w:val="superscript"/>
        </w:rPr>
        <w:t>69</w:t>
      </w:r>
      <w:r w:rsidR="00230722" w:rsidRPr="00D36025">
        <w:fldChar w:fldCharType="end"/>
      </w:r>
      <w:r w:rsidR="00C06DD5">
        <w:t>.</w:t>
      </w:r>
    </w:p>
    <w:p w14:paraId="724422AD" w14:textId="6B5AB6F6" w:rsidR="007727E3" w:rsidRPr="00D36025" w:rsidRDefault="00584F3D">
      <w:pPr>
        <w:jc w:val="both"/>
      </w:pPr>
      <w:r w:rsidRPr="00D36025">
        <w:rPr>
          <w:i/>
        </w:rPr>
        <w:t>1-f decay exponent.</w:t>
      </w:r>
      <w:r w:rsidRPr="00D36025">
        <w:t xml:space="preserve"> The 1-f decay exponent was extracted on the 5-20 Hz and 5-45 Hz (human and mouse data, respectively) frequency range of PSDs using the FOOOF package</w:t>
      </w:r>
      <w:r w:rsidR="00230722" w:rsidRPr="00D36025">
        <w:fldChar w:fldCharType="begin"/>
      </w:r>
      <w:r w:rsidR="004D53A3">
        <w:instrText xml:space="preserve"> ADDIN ZOTERO_ITEM CSL_CITATION {"citationID":"PMmotRja","properties":{"formattedCitation":"\\super 47\\nosupersub{}","plainCitation":"47","noteIndex":0},"citationItems":[{"id":954,"uris":["http://zotero.org/groups/2782533/items/EB6GUYMH"],"uri":["http://zotero.org/groups/2782533/items/EB6GUYMH"],"itemData":{"id":954,"type":"article-journal","abstract":"Electrophysiological signals exhibit both periodic and aperiodic properties. Periodic oscillations have been linked to numerous physiological, cognitive, behavioral and disease states. Emerging evidence demonstrates that the aperiodic component has putative physiological interpretations and that it dynamically changes with age, task demands and cognitive states. Electrophysiological neural activity is typically analyzed using canonically defined frequency bands, without consideration of the aperiodic (1/f-like) component. We show that standard analytic approaches can conflate periodic parameters (center frequency, power, bandwidth) with aperiodic ones (offset, exponent), compromising physiological interpretations. To overcome these limitations, we introduce an algorithm to parameterize neural power spectra as a combination of an aperiodic component and putative periodic oscillatory peaks. This algorithm requires no a priori specification of frequency bands. We validate this algorithm on simulated data, and demonstrate how it can be used in applications ranging from analyzing age-related changes in working memory to large-scale data exploration and analysis.","container-title":"Nature Neuroscience","DOI":"10.1038/s41593-020-00744-x","ISSN":"1546-1726","issue":"12","journalAbbreviation":"Nat Neurosci","language":"eng","note":"PMID: 33230329","page":"1655-1665","source":"PubMed","title":"Parameterizing neural power spectra into periodic and aperiodic components","volume":"23","author":[{"family":"Donoghue","given":"Thomas"},{"family":"Haller","given":"Matar"},{"family":"Peterson","given":"Erik J."},{"family":"Varma","given":"Paroma"},{"family":"Sebastian","given":"Priyadarshini"},{"family":"Gao","given":"Richard"},{"family":"Noto","given":"Torben"},{"family":"Lara","given":"Antonio H."},{"family":"Wallis","given":"Joni D."},{"family":"Knight","given":"Robert T."},{"family":"Shestyuk","given":"Avgusta"},{"family":"Voytek","given":"Bradley"}],"issued":{"date-parts":[["2020",12]]}}}],"schema":"https://github.com/citation-style-language/schema/raw/master/csl-citation.json"} </w:instrText>
      </w:r>
      <w:r w:rsidR="00230722" w:rsidRPr="00D36025">
        <w:fldChar w:fldCharType="separate"/>
      </w:r>
      <w:r w:rsidR="004D53A3" w:rsidRPr="004D53A3">
        <w:rPr>
          <w:vertAlign w:val="superscript"/>
        </w:rPr>
        <w:t>47</w:t>
      </w:r>
      <w:r w:rsidR="00230722" w:rsidRPr="00D36025">
        <w:fldChar w:fldCharType="end"/>
      </w:r>
      <w:r w:rsidRPr="00D36025">
        <w:rPr>
          <w:i/>
        </w:rPr>
        <w:t xml:space="preserve"> </w:t>
      </w:r>
      <w:r w:rsidRPr="00D36025">
        <w:t>with the “fixed” aperiodic mode. To quantify the 1/f decay exponent modulation by IN optogenetic stimulation/inhibition, we compared the exponent obtained by PSDs computed on the second half of the optogenetic stimulation with the baseline exponent.</w:t>
      </w:r>
    </w:p>
    <w:p w14:paraId="3AF32C4D" w14:textId="0E74E08B" w:rsidR="007727E3" w:rsidRPr="00D36025" w:rsidRDefault="00584F3D">
      <w:pPr>
        <w:jc w:val="both"/>
      </w:pPr>
      <w:r w:rsidRPr="00D36025">
        <w:rPr>
          <w:i/>
        </w:rPr>
        <w:t>Spike sorting.</w:t>
      </w:r>
      <w:r w:rsidRPr="00D36025">
        <w:t xml:space="preserve"> Spike sorting was performed using Klusta</w:t>
      </w:r>
      <w:r w:rsidR="00230722" w:rsidRPr="00D36025">
        <w:fldChar w:fldCharType="begin"/>
      </w:r>
      <w:r w:rsidR="001C19F4">
        <w:instrText xml:space="preserve"> ADDIN ZOTERO_ITEM CSL_CITATION {"citationID":"CNqVNNKj","properties":{"formattedCitation":"\\super 73\\nosupersub{}","plainCitation":"73","noteIndex":0},"citationItems":[{"id":726,"uris":["http://zotero.org/groups/2749059/items/K5NGNYPG"],"uri":["http://zotero.org/groups/2749059/items/K5NGNYPG"],"itemData":{"id":726,"type":"article-journal","abstract":"Developments in microfabrication technology have enabled the production of neural electrode arrays with hundreds of closely spaced recording sites, and electrodes with thousands of sites are under development. These probes in principle allow the simultaneous recording of very large numbers of neurons. However, use of this technology requires the development of techniques for decoding the spike times of the recorded neurons from the raw data captured from the probes. Here we present a set of tools to solve this problem, implemented in a suite of practical, user-friendly, open-source software. We validate these methods on data from the cortex, hippocampus and thalamus of rat, mouse, macaque and marmoset, demonstrating error rates as low as 5%.","container-title":"Nature Neuroscience","DOI":"10.1038/nn.4268","ISSN":"1546-1726","issue":"4","journalAbbreviation":"Nat Neurosci","language":"eng","note":"PMID: 26974951\nPMCID: PMC4817237","page":"634-641","source":"PubMed","title":"Spike sorting for large, dense electrode arrays","volume":"19","author":[{"family":"Rossant","given":"Cyrille"},{"family":"Kadir","given":"Shabnam N."},{"family":"Goodman","given":"Dan F. M."},{"family":"Schulman","given":"John"},{"family":"Hunter","given":"Maximilian L. D."},{"family":"Saleem","given":"Aman B."},{"family":"Grosmark","given":"Andres"},{"family":"Belluscio","given":"Mariano"},{"family":"Denfield","given":"George H."},{"family":"Ecker","given":"Alexander S."},{"family":"Tolias","given":"Andreas S."},{"family":"Solomon","given":"Samuel"},{"family":"Buzsaki","given":"Gyorgy"},{"family":"Carandini","given":"Matteo"},{"family":"Harris","given":"Kenneth D."}],"issued":{"date-parts":[["2016",4]]}}}],"schema":"https://github.com/citation-style-language/schema/raw/master/csl-citation.json"} </w:instrText>
      </w:r>
      <w:r w:rsidR="00230722" w:rsidRPr="00D36025">
        <w:fldChar w:fldCharType="separate"/>
      </w:r>
      <w:r w:rsidR="001C19F4" w:rsidRPr="001C19F4">
        <w:rPr>
          <w:vertAlign w:val="superscript"/>
        </w:rPr>
        <w:t>73</w:t>
      </w:r>
      <w:r w:rsidR="00230722" w:rsidRPr="00D36025">
        <w:fldChar w:fldCharType="end"/>
      </w:r>
      <w:r w:rsidRPr="00D36025">
        <w:t xml:space="preserve">. Automatically-obtained clusters were then manually curated using </w:t>
      </w:r>
      <w:proofErr w:type="spellStart"/>
      <w:r w:rsidRPr="00D36025">
        <w:t>phy</w:t>
      </w:r>
      <w:proofErr w:type="spellEnd"/>
      <w:r w:rsidRPr="00D36025">
        <w:t xml:space="preserve"> (</w:t>
      </w:r>
      <w:hyperlink r:id="rId24">
        <w:r w:rsidRPr="00D36025">
          <w:rPr>
            <w:color w:val="1155CC"/>
            <w:u w:val="single"/>
          </w:rPr>
          <w:t>https://github.com/cortex-lab/phy</w:t>
        </w:r>
      </w:hyperlink>
      <w:r w:rsidRPr="00D36025">
        <w:t>).</w:t>
      </w:r>
    </w:p>
    <w:p w14:paraId="1DF75DB7" w14:textId="5F9A68FB" w:rsidR="007727E3" w:rsidRPr="00D36025" w:rsidRDefault="00584F3D">
      <w:pPr>
        <w:jc w:val="both"/>
      </w:pPr>
      <w:r w:rsidRPr="00D36025">
        <w:rPr>
          <w:i/>
        </w:rPr>
        <w:t>Spike-Time Tiling Coefficient (STTC)</w:t>
      </w:r>
      <w:r w:rsidRPr="00D36025">
        <w:t>. The STTC, a metric that tracks correlations between spike trains and is robust to changes in firing rate, was computed as previously described</w:t>
      </w:r>
      <w:r w:rsidR="00230722" w:rsidRPr="00D36025">
        <w:fldChar w:fldCharType="begin"/>
      </w:r>
      <w:r w:rsidR="001C19F4">
        <w:instrText xml:space="preserve"> ADDIN ZOTERO_ITEM CSL_CITATION {"citationID":"3j94GOld","properties":{"formattedCitation":"\\super 53,74\\nosupersub{}","plainCitation":"53,74","noteIndex":0},"citationItems":[{"id":734,"uris":["http://zotero.org/groups/2749059/items/FKTXCBFJ"],"uri":["http://zotero.org/groups/2749059/items/FKTXCBFJ"],"itemData":{"id":734,"type":"article-journal","abstract":"Correlations in neuronal spike times are thought to be key to processing in many neural systems. Many measures have been proposed to summarize these correlations and of these the correlation index is widely used and is the standard in studies of spontaneous retinal activity. We show that this measure has two undesirable properties: it is unbounded above and confounded by firing rate. We list properties needed for a measure to fairly quantify and compare correlations and we propose a novel measure of correlation-the spike time tiling coefficient. This coefficient, the correlation index, and 33 other measures of correlation of spike times are blindly tested for the required properties on synthetic and experimental data. Based on this, we propose a measure (the spike time tiling coefficient) to replace the correlation index. To demonstrate the benefits of this measure, we reanalyze data from seven key studies, which previously used the correlation index to investigate the nature of spontaneous activity. We reanalyze data from β2(KO) and β2(TG) mutants, mutants lacking connexin isoforms, and also the age-dependent changes in wild-type and β2(KO) correlations. Reanalysis of the data using the proposed measure can significantly change the conclusions. It leads to better quantification of correlations and therefore better inference from the data. We hope that the proposed measure will have wide applications, and will help clarify the role of activity in retinotopic map formation.","container-title":"The Journal of Neuroscience: The Official Journal of the Society for Neuroscience","DOI":"10.1523/JNEUROSCI.2767-14.2014","ISSN":"1529-2401","issue":"43","journalAbbreviation":"J Neurosci","language":"eng","note":"PMID: 25339742\nPMCID: PMC4205553","page":"14288-14303","source":"PubMed","title":"Detecting pairwise correlations in spike trains: an objective comparison of methods and application to the study of retinal waves","title-short":"Detecting pairwise correlations in spike trains","volume":"34","author":[{"family":"Cutts","given":"Catherine S."},{"family":"Eglen","given":"Stephen J."}],"issued":{"date-parts":[["2014",10,22]]}}},{"id":998,"uris":["http://zotero.org/groups/2749059/items/5RMIXZMR"],"uri":["http://zotero.org/groups/2749059/items/5RMIXZMR"],"itemData":{"id":998,"type":"article-journal","abstract":"General anesthesia is characterized by reversible loss of consciousness accompanied by transient amnesia. Yet, long-term memory impairment is an undesirable side effect. How different types of general anesthetics (GAs) affect the hippocampus, a brain region central to memory formation and consolidation, is poorly understood. Using extracellular recordings, chronic 2-photon imaging, and behavioral analysis, we monitor the effects of isoflurane (Iso), medetomidine/midazolam/fentanyl (MMF), and ketamine/xylazine (Keta/Xyl) on network activity and structural spine dynamics in the hippocampal CA1 area of adult mice. GAs robustly reduced spiking activity, decorrelated cellular ensembles, albeit with distinct activity signatures, and altered spine dynamics. CA1 network activity under all 3 anesthetics was different to natural sleep. Iso anesthesia most closely resembled unperturbed activity during wakefulness and sleep, and network alterations recovered more readily than with Keta/Xyl and MMF. Correspondingly, memory consolidation was impaired after exposure to Keta/Xyl and MMF, but not Iso. Thus, different anesthetics distinctly alter hippocampal network dynamics, synaptic connectivity, and memory consolidation, with implications for GA strategy appraisal in animal research and clinical settings., Amnesia is a central part of the 200 million general anesthesia that are administered worldwide every year, but it is unclear how it affects the hippocampus. This mouse study explores how three commonly used anesthetics influence cellular network activity, spine dynamics and memory consolidation, finding that each of the three anesthetics alters the local field potential, spiking activity and cellular calcium dynamics in a unique way, and they all impact long-term spine dynamics.","container-title":"PLoS Biology","DOI":"10.1371/journal.pbio.3001146","ISSN":"1544-9173","issue":"4","journalAbbreviation":"PLoS Biol","note":"PMID: 33793545\nPMCID: PMC8016109","source":"PubMed Central","title":"Anesthetics fragment hippocampal network activity, alter spine dynamics, and affect memory consolidation","URL":"https://www.ncbi.nlm.nih.gov/pmc/articles/PMC8016109/","volume":"19","author":[{"family":"Yang","given":"Wei"},{"family":"Chini","given":"Mattia"},{"family":"Pöpplau","given":"Jastyn A."},{"family":"Formozov","given":"Andrey"},{"family":"Dieter","given":"Alexander"},{"family":"Piechocinski","given":"Patrick"},{"family":"Rais","given":"Cynthia"},{"family":"Morellini","given":"Fabio"},{"family":"Sporns","given":"Olaf"},{"family":"Hanganu-Opatz","given":"Ileana L."},{"family":"Wiegert","given":"J. Simon"}],"accessed":{"date-parts":[["2021",4,9]]},"issued":{"date-parts":[["2021",4,1]]}}}],"schema":"https://github.com/citation-style-language/schema/raw/master/csl-citation.json"} </w:instrText>
      </w:r>
      <w:r w:rsidR="00230722" w:rsidRPr="00D36025">
        <w:fldChar w:fldCharType="separate"/>
      </w:r>
      <w:r w:rsidR="001C19F4" w:rsidRPr="001C19F4">
        <w:rPr>
          <w:vertAlign w:val="superscript"/>
        </w:rPr>
        <w:t>53,74</w:t>
      </w:r>
      <w:r w:rsidR="00230722" w:rsidRPr="00D36025">
        <w:fldChar w:fldCharType="end"/>
      </w:r>
      <w:r w:rsidRPr="00D36025">
        <w:t xml:space="preserve"> (Figure 3A). Briefly, STTC is computed as: </w:t>
      </w:r>
    </w:p>
    <w:p w14:paraId="35D303DB" w14:textId="77777777" w:rsidR="007727E3" w:rsidRPr="00D36025" w:rsidRDefault="00584F3D">
      <w:pPr>
        <w:jc w:val="both"/>
        <w:rPr>
          <w:color w:val="FF0000"/>
        </w:rPr>
      </w:pPr>
      <w:commentRangeStart w:id="55"/>
      <w:r w:rsidRPr="00D36025">
        <w:rPr>
          <w:color w:val="FF0000"/>
        </w:rPr>
        <w:t>XXXXXXXXXXX</w:t>
      </w:r>
      <w:commentRangeEnd w:id="55"/>
      <w:r w:rsidRPr="00D36025">
        <w:commentReference w:id="55"/>
      </w:r>
    </w:p>
    <w:p w14:paraId="7B47C23F" w14:textId="77777777" w:rsidR="007727E3" w:rsidRPr="00D36025" w:rsidRDefault="00584F3D">
      <w:pPr>
        <w:jc w:val="both"/>
      </w:pPr>
      <w:r w:rsidRPr="00D36025">
        <w:t>Where P</w:t>
      </w:r>
      <w:r w:rsidRPr="00D36025">
        <w:rPr>
          <w:vertAlign w:val="subscript"/>
        </w:rPr>
        <w:t>A</w:t>
      </w:r>
      <w:r w:rsidRPr="00D36025">
        <w:t xml:space="preserve"> is defined as the proportion of spikes in spike train A that falls within ±</w:t>
      </w:r>
      <w:proofErr w:type="spellStart"/>
      <w:r w:rsidRPr="00D36025">
        <w:t>Δt</w:t>
      </w:r>
      <w:proofErr w:type="spellEnd"/>
      <w:r w:rsidRPr="00D36025">
        <w:t xml:space="preserve"> of a spike from spike train B. T</w:t>
      </w:r>
      <w:r w:rsidRPr="00D36025">
        <w:rPr>
          <w:vertAlign w:val="subscript"/>
        </w:rPr>
        <w:t>A</w:t>
      </w:r>
      <w:r w:rsidRPr="00D36025">
        <w:t xml:space="preserve"> is defined as the proportion of time that occurs within (is “tiled” by) ±</w:t>
      </w:r>
      <w:proofErr w:type="spellStart"/>
      <w:r w:rsidRPr="00D36025">
        <w:t>Δt</w:t>
      </w:r>
      <w:proofErr w:type="spellEnd"/>
      <w:r w:rsidRPr="00D36025">
        <w:t xml:space="preserve"> from the spikes of spike train A. The same applies for P</w:t>
      </w:r>
      <w:r w:rsidRPr="00D36025">
        <w:rPr>
          <w:vertAlign w:val="subscript"/>
        </w:rPr>
        <w:t>B</w:t>
      </w:r>
      <w:r w:rsidRPr="00D36025">
        <w:t xml:space="preserve"> and T</w:t>
      </w:r>
      <w:r w:rsidRPr="00D36025">
        <w:rPr>
          <w:vertAlign w:val="subscript"/>
        </w:rPr>
        <w:t>B</w:t>
      </w:r>
      <w:r w:rsidRPr="00D36025">
        <w:t>. The “lag” parameter ±</w:t>
      </w:r>
      <w:proofErr w:type="spellStart"/>
      <w:r w:rsidRPr="00D36025">
        <w:t>Δt</w:t>
      </w:r>
      <w:proofErr w:type="spellEnd"/>
      <w:r w:rsidRPr="00D36025">
        <w:t xml:space="preserve"> controls the “timescale” at which the STTC is computed, a parameter that we systematically varied across more than three orders of magnitude (from 2.5ms to 10s). Baseline STTC analysis was limited to spike trains pairs that were recorded for at least an hour and for which both spike trains had at least 50 spikes (40921 of 56613 spike train pairs). To quantify the STTC modulation by IN optogenetic stimulation/inhibition, we compared the STTC derived by spike matrices obtained during the 3s optogenetic stimulation with the STTC derived by spike matrices obtained during the 3s preceding optogenetic stimulation.</w:t>
      </w:r>
    </w:p>
    <w:p w14:paraId="0AF3D4FD" w14:textId="77777777" w:rsidR="007727E3" w:rsidRPr="00D36025" w:rsidRDefault="00584F3D">
      <w:pPr>
        <w:jc w:val="both"/>
      </w:pPr>
      <w:r w:rsidRPr="00D36025">
        <w:rPr>
          <w:i/>
        </w:rPr>
        <w:t>Spatial arrangements of spike train pairs</w:t>
      </w:r>
      <w:r w:rsidRPr="00D36025">
        <w:t xml:space="preserve">. To refine our statistical modeling of the </w:t>
      </w:r>
      <w:proofErr w:type="spellStart"/>
      <w:r w:rsidRPr="00D36025">
        <w:t>sparsification</w:t>
      </w:r>
      <w:proofErr w:type="spellEnd"/>
      <w:r w:rsidRPr="00D36025">
        <w:t xml:space="preserve"> of neural data, we encoded the spatial arrangement of spike train pairs as “local”, “lateral”, “translaminar” or “other” (Figure 3A). Spike trains pairs that consisted of neurons recorded on the same recording site were defined as “local”. Spike trains pairs that consisted of neurons recorded on the same shank (putatively belonging to the same layer) were defined as “lateral”. Spike trains pairs that consisted of neurons recorded on different shanks but at the same depth (putatively belonging to the same “column”) were defined as “translaminar”. Spike train pairs that did not satisfy any of the previous conditions were defined as “other”.</w:t>
      </w:r>
    </w:p>
    <w:p w14:paraId="473EA92E" w14:textId="77777777" w:rsidR="007727E3" w:rsidRPr="00D36025" w:rsidRDefault="00584F3D">
      <w:pPr>
        <w:jc w:val="both"/>
      </w:pPr>
      <w:r w:rsidRPr="00D36025">
        <w:rPr>
          <w:i/>
        </w:rPr>
        <w:lastRenderedPageBreak/>
        <w:t>Modulation Index (MI).</w:t>
      </w:r>
      <w:r w:rsidRPr="00D36025">
        <w:t xml:space="preserve"> The MI is a normalization strategy that has the desirable property of bounding the obtained normalized value between -1 and 1. MI was computed as: </w:t>
      </w:r>
      <w:commentRangeStart w:id="56"/>
      <w:r w:rsidRPr="00D36025">
        <w:t>(</w:t>
      </w:r>
      <w:proofErr w:type="spellStart"/>
      <w:r w:rsidRPr="00D36025">
        <w:t>value_cond</w:t>
      </w:r>
      <w:proofErr w:type="spellEnd"/>
      <w:r w:rsidRPr="00D36025">
        <w:t xml:space="preserve"> - </w:t>
      </w:r>
      <w:proofErr w:type="spellStart"/>
      <w:r w:rsidRPr="00D36025">
        <w:t>value_pre</w:t>
      </w:r>
      <w:proofErr w:type="spellEnd"/>
      <w:r w:rsidRPr="00D36025">
        <w:t>) / (</w:t>
      </w:r>
      <w:proofErr w:type="spellStart"/>
      <w:r w:rsidRPr="00D36025">
        <w:t>value_cond</w:t>
      </w:r>
      <w:proofErr w:type="spellEnd"/>
      <w:r w:rsidRPr="00D36025">
        <w:t xml:space="preserve"> + </w:t>
      </w:r>
      <w:proofErr w:type="spellStart"/>
      <w:r w:rsidRPr="00D36025">
        <w:t>value_pre</w:t>
      </w:r>
      <w:proofErr w:type="spellEnd"/>
      <w:r w:rsidRPr="00D36025">
        <w:t>)</w:t>
      </w:r>
      <w:commentRangeEnd w:id="56"/>
      <w:r w:rsidRPr="00D36025">
        <w:commentReference w:id="56"/>
      </w:r>
      <w:r w:rsidRPr="00D36025">
        <w:t>.</w:t>
      </w:r>
    </w:p>
    <w:p w14:paraId="49ED1730" w14:textId="77777777" w:rsidR="007727E3" w:rsidRPr="00D36025" w:rsidRDefault="00584F3D">
      <w:pPr>
        <w:jc w:val="both"/>
      </w:pPr>
      <w:r w:rsidRPr="00D36025">
        <w:rPr>
          <w:i/>
        </w:rPr>
        <w:t>Optogenetic modulation of electrophysiological parameters.</w:t>
      </w:r>
      <w:r w:rsidRPr="00D36025">
        <w:t xml:space="preserve"> Modulation of firing rate by optogenetic manipulation was quantified using the MI and signed-rank testing that compared the firing rate during the last 1.5s of optical stimulation with the firing rate during the 1.5s preceding stimulus delivery. </w:t>
      </w:r>
    </w:p>
    <w:p w14:paraId="279F5F3C" w14:textId="77777777" w:rsidR="007727E3" w:rsidRPr="00D36025" w:rsidRDefault="00584F3D">
      <w:pPr>
        <w:jc w:val="both"/>
      </w:pPr>
      <w:r w:rsidRPr="00D36025">
        <w:rPr>
          <w:i/>
        </w:rPr>
        <w:t>PCA of spike matrices during optogenetic stimulations.</w:t>
      </w:r>
      <w:r w:rsidRPr="00D36025">
        <w:t xml:space="preserve"> The first two PCA components of the spike during optogenetic stimulations were computed on trial-averaged spike trains that were convolved with a </w:t>
      </w:r>
      <w:proofErr w:type="spellStart"/>
      <w:r w:rsidRPr="00D36025">
        <w:t>gaussian</w:t>
      </w:r>
      <w:proofErr w:type="spellEnd"/>
      <w:r w:rsidRPr="00D36025">
        <w:t xml:space="preserve"> window (500ms length, 50ms standard deviation) and z-scored across the time dimension.</w:t>
      </w:r>
    </w:p>
    <w:p w14:paraId="28154FA0" w14:textId="77777777" w:rsidR="007727E3" w:rsidRPr="00D36025" w:rsidRDefault="007727E3">
      <w:pPr>
        <w:jc w:val="both"/>
      </w:pPr>
    </w:p>
    <w:p w14:paraId="549C63E6" w14:textId="77777777" w:rsidR="007727E3" w:rsidRPr="00003F2E" w:rsidRDefault="00584F3D">
      <w:pPr>
        <w:pStyle w:val="Heading2"/>
        <w:jc w:val="both"/>
        <w:rPr>
          <w:rFonts w:ascii="Times New Roman" w:hAnsi="Times New Roman" w:cs="Times New Roman"/>
          <w:b/>
          <w:color w:val="auto"/>
          <w:sz w:val="24"/>
        </w:rPr>
      </w:pPr>
      <w:bookmarkStart w:id="57" w:name="_2jn2gkjnneu" w:colFirst="0" w:colLast="0"/>
      <w:bookmarkEnd w:id="57"/>
      <w:r w:rsidRPr="00003F2E">
        <w:rPr>
          <w:rFonts w:ascii="Times New Roman" w:hAnsi="Times New Roman" w:cs="Times New Roman"/>
          <w:b/>
          <w:color w:val="auto"/>
          <w:sz w:val="24"/>
        </w:rPr>
        <w:t>Statistical modeling</w:t>
      </w:r>
    </w:p>
    <w:p w14:paraId="0EB13FEE" w14:textId="77777777" w:rsidR="007727E3" w:rsidRPr="00D36025" w:rsidRDefault="007727E3"/>
    <w:p w14:paraId="7D12C097" w14:textId="77777777" w:rsidR="00F1498B" w:rsidRDefault="00F1498B" w:rsidP="00F1498B">
      <w:pPr>
        <w:jc w:val="both"/>
      </w:pPr>
      <w:r w:rsidRPr="00D36025">
        <w:t xml:space="preserve">Statistical modeling was carried out in the R environment. All the scripts and the processed data on which the analysis is based are available </w:t>
      </w:r>
      <w:r>
        <w:t>from</w:t>
      </w:r>
      <w:r w:rsidRPr="00D36025">
        <w:t xml:space="preserve"> the following </w:t>
      </w:r>
      <w:proofErr w:type="spellStart"/>
      <w:r w:rsidRPr="00D36025">
        <w:t>github</w:t>
      </w:r>
      <w:proofErr w:type="spellEnd"/>
      <w:r w:rsidRPr="00D36025">
        <w:t xml:space="preserve"> repository: </w:t>
      </w:r>
      <w:r w:rsidRPr="00A81E93">
        <w:t>https://github.com/mchini/Chini_et_al_EI_decorrelation</w:t>
      </w:r>
      <w:r w:rsidRPr="00D36025">
        <w:t xml:space="preserve">. </w:t>
      </w:r>
    </w:p>
    <w:p w14:paraId="537353DF" w14:textId="6829BE8A" w:rsidR="00F1498B" w:rsidRPr="00D36025" w:rsidRDefault="00F1498B" w:rsidP="00F1498B">
      <w:pPr>
        <w:jc w:val="both"/>
      </w:pPr>
      <w:r w:rsidRPr="00FF270F">
        <w:t>Nested data were analyzed with (generalized) linear mixed-effects models (</w:t>
      </w:r>
      <w:proofErr w:type="spellStart"/>
      <w:r w:rsidRPr="001B57B2">
        <w:rPr>
          <w:i/>
        </w:rPr>
        <w:t>lmer</w:t>
      </w:r>
      <w:proofErr w:type="spellEnd"/>
      <w:r>
        <w:t xml:space="preserve"> and </w:t>
      </w:r>
      <w:proofErr w:type="spellStart"/>
      <w:r w:rsidRPr="001B57B2">
        <w:rPr>
          <w:i/>
        </w:rPr>
        <w:t>glmer</w:t>
      </w:r>
      <w:proofErr w:type="spellEnd"/>
      <w:r>
        <w:t xml:space="preserve"> functions of the </w:t>
      </w:r>
      <w:r w:rsidRPr="00046F5E">
        <w:rPr>
          <w:i/>
        </w:rPr>
        <w:t>lme4</w:t>
      </w:r>
      <w:r w:rsidRPr="00FF270F">
        <w:t xml:space="preserve"> R package</w:t>
      </w:r>
      <w:r w:rsidRPr="00FF270F">
        <w:fldChar w:fldCharType="begin"/>
      </w:r>
      <w:r w:rsidR="001C19F4">
        <w:instrText xml:space="preserve"> ADDIN ZOTERO_ITEM CSL_CITATION {"citationID":"rM1uQb6D","properties":{"formattedCitation":"\\super 75\\nosupersub{}","plainCitation":"75","noteIndex":0},"citationItems":[{"id":740,"uris":["http://zotero.org/groups/2749059/items/5RLJNN7T"],"uri":["http://zotero.org/groups/2749059/items/5RLJNN7T"],"itemData":{"id":740,"type":"article-journal","abstract":"Maximum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lmer.","container-title":"arXiv:1406.5823 [stat]","note":"arXiv: 1406.5823","source":"arXiv.org","title":"Fitting Linear Mixed-Effects Models using lme4","URL":"http://arxiv.org/abs/1406.5823","author":[{"family":"Bates","given":"Douglas"},{"family":"Mächler","given":"Martin"},{"family":"Bolker","given":"Ben"},{"family":"Walker","given":"Steve"}],"accessed":{"date-parts":[["2021",2,2]]},"issued":{"date-parts":[["2014",6,23]]}}}],"schema":"https://github.com/citation-style-language/schema/raw/master/csl-citation.json"} </w:instrText>
      </w:r>
      <w:r w:rsidRPr="00FF270F">
        <w:fldChar w:fldCharType="separate"/>
      </w:r>
      <w:r w:rsidR="001C19F4" w:rsidRPr="001C19F4">
        <w:rPr>
          <w:vertAlign w:val="superscript"/>
        </w:rPr>
        <w:t>75</w:t>
      </w:r>
      <w:r w:rsidRPr="00FF270F">
        <w:fldChar w:fldCharType="end"/>
      </w:r>
      <w:r w:rsidRPr="00FF270F">
        <w:t xml:space="preserve">). Depending on the specific experimental design, we used “mouse” or “subject” as random effects. </w:t>
      </w:r>
      <w:r w:rsidRPr="00F339CE">
        <w:t xml:space="preserve">For </w:t>
      </w:r>
      <w:r>
        <w:t xml:space="preserve">statistical </w:t>
      </w:r>
      <w:r w:rsidRPr="00F339CE">
        <w:t>analysis</w:t>
      </w:r>
      <w:r>
        <w:t xml:space="preserve"> of STTC</w:t>
      </w:r>
      <w:r w:rsidRPr="00F339CE">
        <w:t>, to maximize interpretability of the results (i.e. avoid multiple triple interactions), separate (identical) models were fit for the different lags.</w:t>
      </w:r>
      <w:r>
        <w:t xml:space="preserve"> Regression on data that, upon visual inspection seemed to be better fit by an exponential curve, were fitted with </w:t>
      </w:r>
      <w:r w:rsidRPr="00FF270F">
        <w:t xml:space="preserve">generalized linear (mixed-effect) models </w:t>
      </w:r>
      <w:r>
        <w:t xml:space="preserve">(family=Gamma, </w:t>
      </w:r>
      <w:r w:rsidRPr="00637440">
        <w:t>α</w:t>
      </w:r>
      <w:r>
        <w:t xml:space="preserve">=1, link=inverse). </w:t>
      </w:r>
      <w:r w:rsidRPr="00FF270F">
        <w:t xml:space="preserve">Proportions (e.g. the proportion of activated/inhibited units) were </w:t>
      </w:r>
      <w:r>
        <w:t xml:space="preserve">also fitted </w:t>
      </w:r>
      <w:r w:rsidRPr="00FF270F">
        <w:t xml:space="preserve">with generalized linear (mixed-effect) models </w:t>
      </w:r>
      <w:r>
        <w:t>(family=Binomial, link=logit).</w:t>
      </w:r>
      <w:r w:rsidRPr="00FF270F">
        <w:t xml:space="preserve"> </w:t>
      </w:r>
      <w:r>
        <w:t xml:space="preserve">Statistical significance for linear mixed-effects models were computed with the </w:t>
      </w:r>
      <w:proofErr w:type="spellStart"/>
      <w:r w:rsidRPr="00046F5E">
        <w:rPr>
          <w:i/>
        </w:rPr>
        <w:t>lmerTest</w:t>
      </w:r>
      <w:proofErr w:type="spellEnd"/>
      <w:r w:rsidRPr="00046F5E">
        <w:t xml:space="preserve"> R package</w:t>
      </w:r>
      <w:r>
        <w:fldChar w:fldCharType="begin"/>
      </w:r>
      <w:r w:rsidR="001C19F4">
        <w:instrText xml:space="preserve"> ADDIN ZOTERO_ITEM CSL_CITATION {"citationID":"fmdg7hu8","properties":{"formattedCitation":"\\super 76\\nosupersub{}","plainCitation":"76","noteIndex":0},"citationItems":[{"id":744,"uris":["http://zotero.org/groups/2749059/items/XDBVKPYI"],"uri":["http://zotero.org/groups/2749059/items/XDBVKPYI"],"itemData":{"id":744,"type":"article-journal","container-title":"Journal of Statistical Software","DOI":"10.18637/jss.v082.i13","ISSN":"1548-7660","issue":"1","language":"en","note":"number: 1","page":"1-26","source":"www.jstatsoft.org","title":"lmerTest Package: Tests in Linear Mixed Effects Models","title-short":"lmerTest Package","volume":"82","author":[{"family":"Kuznetsova","given":"Alexandra"},{"family":"Brockhoff","given":"Per B."},{"family":"Christensen","given":"Rune H. B."}],"issued":{"date-parts":[["2017",12,6]]}}}],"schema":"https://github.com/citation-style-language/schema/raw/master/csl-citation.json"} </w:instrText>
      </w:r>
      <w:r>
        <w:fldChar w:fldCharType="separate"/>
      </w:r>
      <w:r w:rsidR="001C19F4" w:rsidRPr="001C19F4">
        <w:rPr>
          <w:vertAlign w:val="superscript"/>
        </w:rPr>
        <w:t>76</w:t>
      </w:r>
      <w:r>
        <w:fldChar w:fldCharType="end"/>
      </w:r>
      <w:r w:rsidRPr="001B57B2">
        <w:t xml:space="preserve"> , using the Satterthwaite’s degrees of freedom method</w:t>
      </w:r>
      <w:r>
        <w:t>. When possible, m</w:t>
      </w:r>
      <w:r w:rsidRPr="00046F5E">
        <w:t>odel selection was performed according to experimental design</w:t>
      </w:r>
      <w:r>
        <w:t xml:space="preserve">. When this was not possible, models were compared using the </w:t>
      </w:r>
      <w:proofErr w:type="spellStart"/>
      <w:r w:rsidRPr="00046F5E">
        <w:rPr>
          <w:i/>
        </w:rPr>
        <w:t>compare_performance</w:t>
      </w:r>
      <w:proofErr w:type="spellEnd"/>
      <w:r>
        <w:t xml:space="preserve"> function of the </w:t>
      </w:r>
      <w:r w:rsidRPr="001B57B2">
        <w:rPr>
          <w:i/>
        </w:rPr>
        <w:t>performance</w:t>
      </w:r>
      <w:r>
        <w:t xml:space="preserve"> R package</w:t>
      </w:r>
      <w:r>
        <w:fldChar w:fldCharType="begin"/>
      </w:r>
      <w:r w:rsidR="001C19F4">
        <w:instrText xml:space="preserve"> ADDIN ZOTERO_ITEM CSL_CITATION {"citationID":"3HPKlqMy","properties":{"formattedCitation":"\\super 77\\nosupersub{}","plainCitation":"77","noteIndex":0},"citationItems":[{"id":1130,"uris":["http://zotero.org/groups/2782533/items/ZZTBG3Q4"],"uri":["http://zotero.org/groups/2782533/items/ZZTBG3Q4"],"itemData":{"id":1130,"type":"article-journal","abstract":"Lüdecke et al., (2021). performance: An R Package for Assessment, Comparison and Testing of Statistical Models. Journal of Open Source Software, 6(60), 3139, https://doi.org/10.21105/joss.03139","container-title":"Journal of Open Source Software","DOI":"10.21105/joss.03139","ISSN":"2475-9066","issue":"60","language":"en","page":"3139","source":"joss.theoj.org","title":"performance: An R Package for Assessment, Comparison and Testing of Statistical Models","title-short":"performance","volume":"6","author":[{"family":"Lüdecke","given":"Daniel"},{"family":"Ben-Shachar","given":"Mattan S."},{"family":"Patil","given":"Indrajeet"},{"family":"Waggoner","given":"Philip"},{"family":"Makowski","given":"Dominique"}],"issued":{"date-parts":[["2021",4,21]]}}}],"schema":"https://github.com/citation-style-language/schema/raw/master/csl-citation.json"} </w:instrText>
      </w:r>
      <w:r>
        <w:fldChar w:fldCharType="separate"/>
      </w:r>
      <w:r w:rsidR="001C19F4" w:rsidRPr="001C19F4">
        <w:rPr>
          <w:vertAlign w:val="superscript"/>
        </w:rPr>
        <w:t>77</w:t>
      </w:r>
      <w:r>
        <w:fldChar w:fldCharType="end"/>
      </w:r>
      <w:r>
        <w:t xml:space="preserve">, and model choice was based on an holistic comparison of AIC, BIC, RMSE and R2. Model output was plotted with the </w:t>
      </w:r>
      <w:proofErr w:type="spellStart"/>
      <w:r w:rsidRPr="00046F5E">
        <w:rPr>
          <w:i/>
        </w:rPr>
        <w:t>plot_model</w:t>
      </w:r>
      <w:proofErr w:type="spellEnd"/>
      <w:r>
        <w:t xml:space="preserve"> (type=’</w:t>
      </w:r>
      <w:proofErr w:type="spellStart"/>
      <w:r>
        <w:t>pred</w:t>
      </w:r>
      <w:proofErr w:type="spellEnd"/>
      <w:r>
        <w:t xml:space="preserve">’) function of the </w:t>
      </w:r>
      <w:proofErr w:type="spellStart"/>
      <w:r w:rsidRPr="001B57B2">
        <w:rPr>
          <w:i/>
        </w:rPr>
        <w:t>sjPlot</w:t>
      </w:r>
      <w:proofErr w:type="spellEnd"/>
      <w:r>
        <w:t xml:space="preserve"> R package</w:t>
      </w:r>
      <w:r>
        <w:fldChar w:fldCharType="begin"/>
      </w:r>
      <w:r w:rsidR="001C19F4">
        <w:instrText xml:space="preserve"> ADDIN ZOTERO_ITEM CSL_CITATION {"citationID":"vHrqQiYs","properties":{"formattedCitation":"\\super 78\\nosupersub{}","plainCitation":"78","noteIndex":0},"citationItems":[{"id":1133,"uris":["http://zotero.org/groups/2782533/items/3Q3M99IC"],"uri":["http://zotero.org/groups/2782533/items/3Q3M99IC"],"itemData":{"id":1133,"type":"book","abstract":"Collection of plotting and table output functions for data visualization. Results of various statistical analyses (that are commonly used in social sciences) can be visualized using this package, including simple and cross tabulated frequencies, histograms, box plots, (generalized) linear models, mixed effects models, principal component analysis and correlation matrices, cluster analyses, scatter plots, stacked scales, effects plots of regression models (including interaction terms) and much more. This package supports labelled data.","source":"R-Packages","title":"sjPlot: Data Visualization for Statistics in Social Science","title-short":"sjPlot","URL":"https://CRAN.R-project.org/package=sjPlot","version":"2.8.7","author":[{"family":"Lüdecke","given":"Daniel"},{"family":"Bartel","given":"Alexander"},{"family":"Schwemmer","given":"Carsten"},{"family":"Powell","given":"Chuck"},{"family":"Djalovski","given":"Amir"},{"family":"Titz","given":"Johannes"}],"accessed":{"date-parts":[["2021",4,29]]},"issued":{"date-parts":[["2021",1,10]]}}}],"schema":"https://github.com/citation-style-language/schema/raw/master/csl-citation.json"} </w:instrText>
      </w:r>
      <w:r>
        <w:fldChar w:fldCharType="separate"/>
      </w:r>
      <w:r w:rsidR="001C19F4" w:rsidRPr="001C19F4">
        <w:rPr>
          <w:vertAlign w:val="superscript"/>
        </w:rPr>
        <w:t>78</w:t>
      </w:r>
      <w:r>
        <w:fldChar w:fldCharType="end"/>
      </w:r>
      <w:r>
        <w:t xml:space="preserve">. 95% confidence intervals were computed using the </w:t>
      </w:r>
      <w:proofErr w:type="spellStart"/>
      <w:r w:rsidRPr="001B57B2">
        <w:rPr>
          <w:i/>
        </w:rPr>
        <w:t>confint</w:t>
      </w:r>
      <w:proofErr w:type="spellEnd"/>
      <w:r>
        <w:t xml:space="preserve"> R function. </w:t>
      </w:r>
      <w:r w:rsidRPr="001B57B2">
        <w:t xml:space="preserve">Post hoc analysis with Tukey multiple comparison correction was carried out using the </w:t>
      </w:r>
      <w:proofErr w:type="spellStart"/>
      <w:r w:rsidRPr="001B57B2">
        <w:rPr>
          <w:i/>
        </w:rPr>
        <w:t>emmeans</w:t>
      </w:r>
      <w:proofErr w:type="spellEnd"/>
      <w:r>
        <w:t xml:space="preserve"> and </w:t>
      </w:r>
      <w:proofErr w:type="spellStart"/>
      <w:r w:rsidRPr="001B57B2">
        <w:rPr>
          <w:i/>
        </w:rPr>
        <w:t>emtrends</w:t>
      </w:r>
      <w:proofErr w:type="spellEnd"/>
      <w:r>
        <w:t xml:space="preserve"> functions of the </w:t>
      </w:r>
      <w:proofErr w:type="spellStart"/>
      <w:r w:rsidRPr="001B57B2">
        <w:rPr>
          <w:i/>
        </w:rPr>
        <w:t>emmeans</w:t>
      </w:r>
      <w:proofErr w:type="spellEnd"/>
      <w:r w:rsidRPr="001B57B2">
        <w:t xml:space="preserve"> R package</w:t>
      </w:r>
      <w:r>
        <w:fldChar w:fldCharType="begin"/>
      </w:r>
      <w:r w:rsidR="001C19F4">
        <w:instrText xml:space="preserve"> ADDIN ZOTERO_ITEM CSL_CITATION {"citationID":"xzWG2byR","properties":{"formattedCitation":"\\super 79\\nosupersub{}","plainCitation":"79","noteIndex":0},"citationItems":[{"id":747,"uris":["http://zotero.org/groups/2749059/items/MBH5IF8T"],"uri":["http://zotero.org/groups/2749059/items/MBH5IF8T"],"itemData":{"id":747,"type":"book","abstract":"Obtain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&lt;doi:10.1080/00031305.1980.10483031&gt;.","source":"R-Packages","title":"emmeans: Estimated Marginal Means, aka Least-Squares Means","title-short":"emmeans","URL":"https://CRAN.R-project.org/package=emmeans","version":"1.5.3","author":[{"family":"Lenth","given":"Russell V."},{"family":"Buerkner","given":"Paul"},{"family":"Herve","given":"Maxime"},{"family":"Love","given":"Jonathon"},{"family":"Riebl","given":"Hannes"},{"family":"Singmann","given":"Henrik"}],"accessed":{"date-parts":[["2021",2,2]]},"issued":{"date-parts":[["2020",12,9]]}}}],"schema":"https://github.com/citation-style-language/schema/raw/master/csl-citation.json"} </w:instrText>
      </w:r>
      <w:r>
        <w:fldChar w:fldCharType="separate"/>
      </w:r>
      <w:r w:rsidR="001C19F4" w:rsidRPr="001C19F4">
        <w:rPr>
          <w:vertAlign w:val="superscript"/>
        </w:rPr>
        <w:t>79</w:t>
      </w:r>
      <w:r>
        <w:fldChar w:fldCharType="end"/>
      </w:r>
      <w:r w:rsidRPr="001B57B2">
        <w:t>.</w:t>
      </w:r>
      <w:r>
        <w:t xml:space="preserve"> </w:t>
      </w:r>
    </w:p>
    <w:p w14:paraId="0D289E16" w14:textId="77777777" w:rsidR="007727E3" w:rsidRPr="00D36025" w:rsidRDefault="007727E3"/>
    <w:p w14:paraId="6A4558A7" w14:textId="77777777" w:rsidR="007727E3" w:rsidRPr="00D36025" w:rsidRDefault="007727E3">
      <w:pPr>
        <w:spacing w:line="480" w:lineRule="auto"/>
        <w:ind w:right="-468"/>
        <w:jc w:val="both"/>
        <w:rPr>
          <w:rFonts w:eastAsia="Arial"/>
          <w:sz w:val="22"/>
          <w:szCs w:val="22"/>
        </w:rPr>
      </w:pPr>
    </w:p>
    <w:p w14:paraId="0166F462" w14:textId="77777777" w:rsidR="007727E3" w:rsidRPr="00D36025" w:rsidRDefault="007727E3">
      <w:pPr>
        <w:spacing w:line="480" w:lineRule="auto"/>
        <w:ind w:right="-468"/>
        <w:jc w:val="both"/>
        <w:rPr>
          <w:rFonts w:eastAsia="Arial"/>
          <w:sz w:val="22"/>
          <w:szCs w:val="22"/>
        </w:rPr>
      </w:pPr>
    </w:p>
    <w:p w14:paraId="65BA14CA" w14:textId="77777777" w:rsidR="007727E3" w:rsidRPr="00D36025" w:rsidRDefault="00584F3D">
      <w:pPr>
        <w:spacing w:line="480" w:lineRule="auto"/>
        <w:ind w:right="-468"/>
        <w:jc w:val="both"/>
        <w:rPr>
          <w:rFonts w:eastAsia="Arial"/>
          <w:sz w:val="22"/>
          <w:szCs w:val="22"/>
        </w:rPr>
      </w:pPr>
      <w:r w:rsidRPr="00D36025">
        <w:br w:type="page"/>
      </w:r>
    </w:p>
    <w:p w14:paraId="2EBC6446" w14:textId="77777777" w:rsidR="007727E3" w:rsidRPr="00D36025" w:rsidRDefault="00584F3D">
      <w:pPr>
        <w:pStyle w:val="Heading1"/>
        <w:spacing w:line="480" w:lineRule="auto"/>
        <w:ind w:right="-468"/>
        <w:jc w:val="both"/>
        <w:rPr>
          <w:rFonts w:ascii="Times New Roman" w:hAnsi="Times New Roman" w:cs="Times New Roman"/>
        </w:rPr>
      </w:pPr>
      <w:bookmarkStart w:id="58" w:name="_u86800nenk50" w:colFirst="0" w:colLast="0"/>
      <w:bookmarkEnd w:id="58"/>
      <w:r w:rsidRPr="00D36025">
        <w:rPr>
          <w:rFonts w:ascii="Times New Roman" w:hAnsi="Times New Roman" w:cs="Times New Roman"/>
        </w:rPr>
        <w:lastRenderedPageBreak/>
        <w:t>References</w:t>
      </w:r>
    </w:p>
    <w:p w14:paraId="19570F89" w14:textId="77777777" w:rsidR="001C19F4" w:rsidRDefault="00230722" w:rsidP="001C19F4">
      <w:pPr>
        <w:pStyle w:val="Bibliography"/>
      </w:pPr>
      <w:r w:rsidRPr="00D36025">
        <w:fldChar w:fldCharType="begin"/>
      </w:r>
      <w:r w:rsidRPr="00D36025">
        <w:instrText xml:space="preserve"> ADDIN ZOTERO_BIBL {"uncited":[],"omitted":[],"custom":[]} CSL_BIBLIOGRAPHY </w:instrText>
      </w:r>
      <w:r w:rsidRPr="00D36025">
        <w:fldChar w:fldCharType="separate"/>
      </w:r>
      <w:r w:rsidR="001C19F4">
        <w:t>1.</w:t>
      </w:r>
      <w:r w:rsidR="001C19F4">
        <w:tab/>
        <w:t xml:space="preserve">Chini, M. &amp; </w:t>
      </w:r>
      <w:proofErr w:type="spellStart"/>
      <w:r w:rsidR="001C19F4">
        <w:t>Hanganu-Opatz</w:t>
      </w:r>
      <w:proofErr w:type="spellEnd"/>
      <w:r w:rsidR="001C19F4">
        <w:t xml:space="preserve">, I. L. Prefrontal Cortex Development in Health and Disease: Lessons from Rodents and Humans. </w:t>
      </w:r>
      <w:r w:rsidR="001C19F4">
        <w:rPr>
          <w:i/>
          <w:iCs/>
        </w:rPr>
        <w:t xml:space="preserve">Trends </w:t>
      </w:r>
      <w:proofErr w:type="spellStart"/>
      <w:r w:rsidR="001C19F4">
        <w:rPr>
          <w:i/>
          <w:iCs/>
        </w:rPr>
        <w:t>Neurosci</w:t>
      </w:r>
      <w:proofErr w:type="spellEnd"/>
      <w:r w:rsidR="001C19F4">
        <w:rPr>
          <w:i/>
          <w:iCs/>
        </w:rPr>
        <w:t>.</w:t>
      </w:r>
      <w:r w:rsidR="001C19F4">
        <w:t xml:space="preserve"> (2020) doi:10.1016/j.tins.2020.10.017.</w:t>
      </w:r>
    </w:p>
    <w:p w14:paraId="3BFBC506" w14:textId="77777777" w:rsidR="001C19F4" w:rsidRDefault="001C19F4" w:rsidP="001C19F4">
      <w:pPr>
        <w:pStyle w:val="Bibliography"/>
      </w:pPr>
      <w:r>
        <w:t>2.</w:t>
      </w:r>
      <w:r>
        <w:tab/>
        <w:t xml:space="preserve">Shen, J. &amp; </w:t>
      </w:r>
      <w:proofErr w:type="spellStart"/>
      <w:r>
        <w:t>Colonnese</w:t>
      </w:r>
      <w:proofErr w:type="spellEnd"/>
      <w:r>
        <w:t xml:space="preserve">, M. T. Development of Activity in the Mouse Visual Cortex. </w:t>
      </w:r>
      <w:r>
        <w:rPr>
          <w:i/>
          <w:iCs/>
        </w:rPr>
        <w:t xml:space="preserve">J. </w:t>
      </w:r>
      <w:proofErr w:type="spellStart"/>
      <w:r>
        <w:rPr>
          <w:i/>
          <w:iCs/>
        </w:rPr>
        <w:t>Neurosci</w:t>
      </w:r>
      <w:proofErr w:type="spellEnd"/>
      <w:r>
        <w:rPr>
          <w:i/>
          <w:iCs/>
        </w:rPr>
        <w:t>.</w:t>
      </w:r>
      <w:r>
        <w:t xml:space="preserve"> </w:t>
      </w:r>
      <w:r>
        <w:rPr>
          <w:b/>
          <w:bCs/>
        </w:rPr>
        <w:t>36</w:t>
      </w:r>
      <w:r>
        <w:t>, 12259–12275 (2016).</w:t>
      </w:r>
    </w:p>
    <w:p w14:paraId="44C2513E" w14:textId="77777777" w:rsidR="001C19F4" w:rsidRDefault="001C19F4" w:rsidP="001C19F4">
      <w:pPr>
        <w:pStyle w:val="Bibliography"/>
      </w:pPr>
      <w:r>
        <w:t>3.</w:t>
      </w:r>
      <w:r>
        <w:tab/>
      </w:r>
      <w:proofErr w:type="spellStart"/>
      <w:r>
        <w:t>Dorrn</w:t>
      </w:r>
      <w:proofErr w:type="spellEnd"/>
      <w:r>
        <w:t xml:space="preserve">, A. L., Yuan, K., Barker, A. J., Schreiner, C. E. &amp; </w:t>
      </w:r>
      <w:proofErr w:type="spellStart"/>
      <w:r>
        <w:t>Froemke</w:t>
      </w:r>
      <w:proofErr w:type="spellEnd"/>
      <w:r>
        <w:t xml:space="preserve">, R. C. Developmental sensory experience balances cortical excitation and inhibition. </w:t>
      </w:r>
      <w:r>
        <w:rPr>
          <w:i/>
          <w:iCs/>
        </w:rPr>
        <w:t>Nature</w:t>
      </w:r>
      <w:r>
        <w:t xml:space="preserve"> </w:t>
      </w:r>
      <w:r>
        <w:rPr>
          <w:b/>
          <w:bCs/>
        </w:rPr>
        <w:t>465</w:t>
      </w:r>
      <w:r>
        <w:t>, 932–936 (2010).</w:t>
      </w:r>
    </w:p>
    <w:p w14:paraId="6DB39E19" w14:textId="77777777" w:rsidR="001C19F4" w:rsidRDefault="001C19F4" w:rsidP="001C19F4">
      <w:pPr>
        <w:pStyle w:val="Bibliography"/>
      </w:pPr>
      <w:r>
        <w:t>4.</w:t>
      </w:r>
      <w:r>
        <w:tab/>
      </w:r>
      <w:proofErr w:type="spellStart"/>
      <w:r>
        <w:t>Cirelli</w:t>
      </w:r>
      <w:proofErr w:type="spellEnd"/>
      <w:r>
        <w:t xml:space="preserve">, C. &amp; </w:t>
      </w:r>
      <w:proofErr w:type="spellStart"/>
      <w:r>
        <w:t>Tononi</w:t>
      </w:r>
      <w:proofErr w:type="spellEnd"/>
      <w:r>
        <w:t xml:space="preserve">, G. Cortical development, electroencephalogram rhythms, and the sleep/wake cycle. </w:t>
      </w:r>
      <w:r>
        <w:rPr>
          <w:i/>
          <w:iCs/>
        </w:rPr>
        <w:t>Biol. Psychiatry</w:t>
      </w:r>
      <w:r>
        <w:t xml:space="preserve"> </w:t>
      </w:r>
      <w:r>
        <w:rPr>
          <w:b/>
          <w:bCs/>
        </w:rPr>
        <w:t>77</w:t>
      </w:r>
      <w:r>
        <w:t>, 1071–1078 (2015).</w:t>
      </w:r>
    </w:p>
    <w:p w14:paraId="1EC51879" w14:textId="77777777" w:rsidR="001C19F4" w:rsidRDefault="001C19F4" w:rsidP="001C19F4">
      <w:pPr>
        <w:pStyle w:val="Bibliography"/>
      </w:pPr>
      <w:r>
        <w:t>5.</w:t>
      </w:r>
      <w:r>
        <w:tab/>
        <w:t xml:space="preserve">Chini, M. </w:t>
      </w:r>
      <w:r>
        <w:rPr>
          <w:i/>
          <w:iCs/>
        </w:rPr>
        <w:t>et al.</w:t>
      </w:r>
      <w:r>
        <w:t xml:space="preserve"> Neural Correlates of Anesthesia in Newborn Mice and Humans. </w:t>
      </w:r>
      <w:r>
        <w:rPr>
          <w:i/>
          <w:iCs/>
        </w:rPr>
        <w:t>Front Neural Circuits</w:t>
      </w:r>
      <w:r>
        <w:t xml:space="preserve"> </w:t>
      </w:r>
      <w:r>
        <w:rPr>
          <w:b/>
          <w:bCs/>
        </w:rPr>
        <w:t>13</w:t>
      </w:r>
      <w:r>
        <w:t>, 38 (2019).</w:t>
      </w:r>
    </w:p>
    <w:p w14:paraId="0A48A94F" w14:textId="77777777" w:rsidR="001C19F4" w:rsidRDefault="001C19F4" w:rsidP="001C19F4">
      <w:pPr>
        <w:pStyle w:val="Bibliography"/>
      </w:pPr>
      <w:r>
        <w:t>6.</w:t>
      </w:r>
      <w:r>
        <w:tab/>
      </w:r>
      <w:proofErr w:type="spellStart"/>
      <w:r>
        <w:t>Vanhatalo</w:t>
      </w:r>
      <w:proofErr w:type="spellEnd"/>
      <w:r>
        <w:t xml:space="preserve">, S. &amp; Kaila, K. Development of neonatal EEG activity: From phenomenology to physiology. </w:t>
      </w:r>
      <w:proofErr w:type="spellStart"/>
      <w:r>
        <w:rPr>
          <w:i/>
          <w:iCs/>
        </w:rPr>
        <w:t>Semin</w:t>
      </w:r>
      <w:proofErr w:type="spellEnd"/>
      <w:r>
        <w:rPr>
          <w:i/>
          <w:iCs/>
        </w:rPr>
        <w:t>. Fetal. Neonatal Med.</w:t>
      </w:r>
      <w:r>
        <w:t xml:space="preserve"> </w:t>
      </w:r>
      <w:r>
        <w:rPr>
          <w:b/>
          <w:bCs/>
        </w:rPr>
        <w:t>11</w:t>
      </w:r>
      <w:r>
        <w:t>, 471–478 (2006).</w:t>
      </w:r>
    </w:p>
    <w:p w14:paraId="2093FCE4" w14:textId="77777777" w:rsidR="001C19F4" w:rsidRDefault="001C19F4" w:rsidP="001C19F4">
      <w:pPr>
        <w:pStyle w:val="Bibliography"/>
      </w:pPr>
      <w:r>
        <w:t>7.</w:t>
      </w:r>
      <w:r>
        <w:tab/>
      </w:r>
      <w:proofErr w:type="spellStart"/>
      <w:r>
        <w:t>Avitan</w:t>
      </w:r>
      <w:proofErr w:type="spellEnd"/>
      <w:r>
        <w:t xml:space="preserve">, L. </w:t>
      </w:r>
      <w:r>
        <w:rPr>
          <w:i/>
          <w:iCs/>
        </w:rPr>
        <w:t>et al.</w:t>
      </w:r>
      <w:r>
        <w:t xml:space="preserve"> Spontaneous Activity in the Zebrafish Tectum Reorganizes over Development and Is Influenced by Visual Experience. </w:t>
      </w:r>
      <w:proofErr w:type="spellStart"/>
      <w:r>
        <w:rPr>
          <w:i/>
          <w:iCs/>
        </w:rPr>
        <w:t>Curr</w:t>
      </w:r>
      <w:proofErr w:type="spellEnd"/>
      <w:r>
        <w:rPr>
          <w:i/>
          <w:iCs/>
        </w:rPr>
        <w:t>. Biol. CB</w:t>
      </w:r>
      <w:r>
        <w:t xml:space="preserve"> </w:t>
      </w:r>
      <w:r>
        <w:rPr>
          <w:b/>
          <w:bCs/>
        </w:rPr>
        <w:t>27</w:t>
      </w:r>
      <w:r>
        <w:t>, 2407-2419.e4 (2017).</w:t>
      </w:r>
    </w:p>
    <w:p w14:paraId="68596B5A" w14:textId="77777777" w:rsidR="001C19F4" w:rsidRDefault="001C19F4" w:rsidP="001C19F4">
      <w:pPr>
        <w:pStyle w:val="Bibliography"/>
      </w:pPr>
      <w:r>
        <w:t>8.</w:t>
      </w:r>
      <w:r>
        <w:tab/>
        <w:t xml:space="preserve">Akin, O., </w:t>
      </w:r>
      <w:proofErr w:type="spellStart"/>
      <w:r>
        <w:t>Bajar</w:t>
      </w:r>
      <w:proofErr w:type="spellEnd"/>
      <w:r>
        <w:t xml:space="preserve">, B. T., </w:t>
      </w:r>
      <w:proofErr w:type="spellStart"/>
      <w:r>
        <w:t>Keles</w:t>
      </w:r>
      <w:proofErr w:type="spellEnd"/>
      <w:r>
        <w:t xml:space="preserve">, M. F., Frye, M. A. &amp; </w:t>
      </w:r>
      <w:proofErr w:type="spellStart"/>
      <w:r>
        <w:t>Zipursky</w:t>
      </w:r>
      <w:proofErr w:type="spellEnd"/>
      <w:r>
        <w:t xml:space="preserve">, S. L. Cell-type-Specific Patterned Stimulus-Independent Neuronal Activity in the Drosophila Visual System during Synapse Formation. </w:t>
      </w:r>
      <w:r>
        <w:rPr>
          <w:i/>
          <w:iCs/>
        </w:rPr>
        <w:t>Neuron</w:t>
      </w:r>
      <w:r>
        <w:t xml:space="preserve"> </w:t>
      </w:r>
      <w:r>
        <w:rPr>
          <w:b/>
          <w:bCs/>
        </w:rPr>
        <w:t>101</w:t>
      </w:r>
      <w:r>
        <w:t>, 894-904.e5 (2019).</w:t>
      </w:r>
    </w:p>
    <w:p w14:paraId="49784232" w14:textId="77777777" w:rsidR="001C19F4" w:rsidRDefault="001C19F4" w:rsidP="001C19F4">
      <w:pPr>
        <w:pStyle w:val="Bibliography"/>
      </w:pPr>
      <w:r>
        <w:t>9.</w:t>
      </w:r>
      <w:r>
        <w:tab/>
      </w:r>
      <w:proofErr w:type="spellStart"/>
      <w:r>
        <w:t>Khazipov</w:t>
      </w:r>
      <w:proofErr w:type="spellEnd"/>
      <w:r>
        <w:t xml:space="preserve">, R. </w:t>
      </w:r>
      <w:r>
        <w:rPr>
          <w:i/>
          <w:iCs/>
        </w:rPr>
        <w:t>et al.</w:t>
      </w:r>
      <w:r>
        <w:t xml:space="preserve"> Early motor activity drives spindle bursts in the developing somatosensory cortex. </w:t>
      </w:r>
      <w:r>
        <w:rPr>
          <w:i/>
          <w:iCs/>
        </w:rPr>
        <w:t>Nature</w:t>
      </w:r>
      <w:r>
        <w:t xml:space="preserve"> </w:t>
      </w:r>
      <w:r>
        <w:rPr>
          <w:b/>
          <w:bCs/>
        </w:rPr>
        <w:t>432</w:t>
      </w:r>
      <w:r>
        <w:t>, 758–761 (2004).</w:t>
      </w:r>
    </w:p>
    <w:p w14:paraId="25906496" w14:textId="77777777" w:rsidR="001C19F4" w:rsidRDefault="001C19F4" w:rsidP="001C19F4">
      <w:pPr>
        <w:pStyle w:val="Bibliography"/>
      </w:pPr>
      <w:r>
        <w:t>10.</w:t>
      </w:r>
      <w:r>
        <w:tab/>
        <w:t xml:space="preserve">Trujillo, C. A. </w:t>
      </w:r>
      <w:r>
        <w:rPr>
          <w:i/>
          <w:iCs/>
        </w:rPr>
        <w:t>et al.</w:t>
      </w:r>
      <w:r>
        <w:t xml:space="preserve"> Complex Oscillatory Waves Emerging from Cortical Organoids Model Early Human Brain Network Development. </w:t>
      </w:r>
      <w:r>
        <w:rPr>
          <w:i/>
          <w:iCs/>
        </w:rPr>
        <w:t>Cell Stem Cell</w:t>
      </w:r>
      <w:r>
        <w:t xml:space="preserve"> </w:t>
      </w:r>
      <w:r>
        <w:rPr>
          <w:b/>
          <w:bCs/>
        </w:rPr>
        <w:t>25</w:t>
      </w:r>
      <w:r>
        <w:t>, 558–569 (2019).</w:t>
      </w:r>
    </w:p>
    <w:p w14:paraId="2F6FA1F7" w14:textId="77777777" w:rsidR="001C19F4" w:rsidRDefault="001C19F4" w:rsidP="001C19F4">
      <w:pPr>
        <w:pStyle w:val="Bibliography"/>
      </w:pPr>
      <w:r>
        <w:lastRenderedPageBreak/>
        <w:t>11.</w:t>
      </w:r>
      <w:r>
        <w:tab/>
        <w:t xml:space="preserve">Bitzenhofer, S. H., </w:t>
      </w:r>
      <w:proofErr w:type="spellStart"/>
      <w:r>
        <w:t>Pöpplau</w:t>
      </w:r>
      <w:proofErr w:type="spellEnd"/>
      <w:r>
        <w:t xml:space="preserve">, J. A. &amp; </w:t>
      </w:r>
      <w:proofErr w:type="spellStart"/>
      <w:r>
        <w:t>Hanganu-Opatz</w:t>
      </w:r>
      <w:proofErr w:type="spellEnd"/>
      <w:r>
        <w:t xml:space="preserve">, I. Gamma activity accelerates during prefrontal development. </w:t>
      </w:r>
      <w:proofErr w:type="spellStart"/>
      <w:r>
        <w:rPr>
          <w:i/>
          <w:iCs/>
        </w:rPr>
        <w:t>eLife</w:t>
      </w:r>
      <w:proofErr w:type="spellEnd"/>
      <w:r>
        <w:t xml:space="preserve"> </w:t>
      </w:r>
      <w:r>
        <w:rPr>
          <w:b/>
          <w:bCs/>
        </w:rPr>
        <w:t>9</w:t>
      </w:r>
      <w:r>
        <w:t>, e56795 (2020).</w:t>
      </w:r>
    </w:p>
    <w:p w14:paraId="68A5418B" w14:textId="77777777" w:rsidR="001C19F4" w:rsidRDefault="001C19F4" w:rsidP="001C19F4">
      <w:pPr>
        <w:pStyle w:val="Bibliography"/>
      </w:pPr>
      <w:r>
        <w:t>12.</w:t>
      </w:r>
      <w:r>
        <w:tab/>
        <w:t xml:space="preserve">Zhang, Z., Jiao, Y.-Y. &amp; Sun, Q.-Q. Developmental maturation of excitation and inhibition balance in principal neurons across four layers of somatosensory cortex. </w:t>
      </w:r>
      <w:r>
        <w:rPr>
          <w:i/>
          <w:iCs/>
        </w:rPr>
        <w:t>Neuroscience</w:t>
      </w:r>
      <w:r>
        <w:t xml:space="preserve"> </w:t>
      </w:r>
      <w:r>
        <w:rPr>
          <w:b/>
          <w:bCs/>
        </w:rPr>
        <w:t>174</w:t>
      </w:r>
      <w:r>
        <w:t>, 10–25 (2011).</w:t>
      </w:r>
    </w:p>
    <w:p w14:paraId="26D04FE8" w14:textId="77777777" w:rsidR="001C19F4" w:rsidRDefault="001C19F4" w:rsidP="001C19F4">
      <w:pPr>
        <w:pStyle w:val="Bibliography"/>
      </w:pPr>
      <w:r>
        <w:t>13.</w:t>
      </w:r>
      <w:r>
        <w:tab/>
        <w:t xml:space="preserve">Moore, A. K., </w:t>
      </w:r>
      <w:proofErr w:type="spellStart"/>
      <w:r>
        <w:t>Weible</w:t>
      </w:r>
      <w:proofErr w:type="spellEnd"/>
      <w:r>
        <w:t xml:space="preserve">, A. P., </w:t>
      </w:r>
      <w:proofErr w:type="spellStart"/>
      <w:r>
        <w:t>Balmer</w:t>
      </w:r>
      <w:proofErr w:type="spellEnd"/>
      <w:r>
        <w:t xml:space="preserve">, T. S., </w:t>
      </w:r>
      <w:proofErr w:type="spellStart"/>
      <w:r>
        <w:t>Trussell</w:t>
      </w:r>
      <w:proofErr w:type="spellEnd"/>
      <w:r>
        <w:t xml:space="preserve">, L. O. &amp; </w:t>
      </w:r>
      <w:proofErr w:type="spellStart"/>
      <w:r>
        <w:t>Wehr</w:t>
      </w:r>
      <w:proofErr w:type="spellEnd"/>
      <w:r>
        <w:t xml:space="preserve">, M. Rapid Rebalancing of Excitation and Inhibition by Cortical Circuitry. </w:t>
      </w:r>
      <w:r>
        <w:rPr>
          <w:i/>
          <w:iCs/>
        </w:rPr>
        <w:t>Neuron</w:t>
      </w:r>
      <w:r>
        <w:t xml:space="preserve"> </w:t>
      </w:r>
      <w:r>
        <w:rPr>
          <w:b/>
          <w:bCs/>
        </w:rPr>
        <w:t>97</w:t>
      </w:r>
      <w:r>
        <w:t>, 1341-1355.e6 (2018).</w:t>
      </w:r>
    </w:p>
    <w:p w14:paraId="20964C07" w14:textId="77777777" w:rsidR="001C19F4" w:rsidRDefault="001C19F4" w:rsidP="001C19F4">
      <w:pPr>
        <w:pStyle w:val="Bibliography"/>
      </w:pPr>
      <w:r>
        <w:t>14.</w:t>
      </w:r>
      <w:r>
        <w:tab/>
      </w:r>
      <w:proofErr w:type="spellStart"/>
      <w:r>
        <w:t>Golshani</w:t>
      </w:r>
      <w:proofErr w:type="spellEnd"/>
      <w:r>
        <w:t xml:space="preserve">, P. </w:t>
      </w:r>
      <w:r>
        <w:rPr>
          <w:i/>
          <w:iCs/>
        </w:rPr>
        <w:t>et al.</w:t>
      </w:r>
      <w:r>
        <w:t xml:space="preserve"> Internally Mediated Developmental Desynchronization of Neocortical Network Activity. </w:t>
      </w:r>
      <w:r>
        <w:rPr>
          <w:i/>
          <w:iCs/>
        </w:rPr>
        <w:t xml:space="preserve">J. </w:t>
      </w:r>
      <w:proofErr w:type="spellStart"/>
      <w:r>
        <w:rPr>
          <w:i/>
          <w:iCs/>
        </w:rPr>
        <w:t>Neurosci</w:t>
      </w:r>
      <w:proofErr w:type="spellEnd"/>
      <w:r>
        <w:rPr>
          <w:i/>
          <w:iCs/>
        </w:rPr>
        <w:t>.</w:t>
      </w:r>
      <w:r>
        <w:t xml:space="preserve"> </w:t>
      </w:r>
      <w:r>
        <w:rPr>
          <w:b/>
          <w:bCs/>
        </w:rPr>
        <w:t>29</w:t>
      </w:r>
      <w:r>
        <w:t>, 10890–10899 (2009).</w:t>
      </w:r>
    </w:p>
    <w:p w14:paraId="40EF6CBA" w14:textId="77777777" w:rsidR="001C19F4" w:rsidRDefault="001C19F4" w:rsidP="001C19F4">
      <w:pPr>
        <w:pStyle w:val="Bibliography"/>
      </w:pPr>
      <w:r>
        <w:t>15.</w:t>
      </w:r>
      <w:r>
        <w:tab/>
      </w:r>
      <w:proofErr w:type="spellStart"/>
      <w:r>
        <w:t>Rochefort</w:t>
      </w:r>
      <w:proofErr w:type="spellEnd"/>
      <w:r>
        <w:t xml:space="preserve">, N. L. </w:t>
      </w:r>
      <w:r>
        <w:rPr>
          <w:i/>
          <w:iCs/>
        </w:rPr>
        <w:t>et al.</w:t>
      </w:r>
      <w:r>
        <w:t xml:space="preserve"> </w:t>
      </w:r>
      <w:proofErr w:type="spellStart"/>
      <w:r>
        <w:t>Sparsification</w:t>
      </w:r>
      <w:proofErr w:type="spellEnd"/>
      <w:r>
        <w:t xml:space="preserve"> of neuronal activity in the visual cortex at eye-opening. </w:t>
      </w:r>
      <w:r>
        <w:rPr>
          <w:i/>
          <w:iCs/>
        </w:rPr>
        <w:t>Proc. Natl. Acad. Sci. U. S. A.</w:t>
      </w:r>
      <w:r>
        <w:t xml:space="preserve"> </w:t>
      </w:r>
      <w:r>
        <w:rPr>
          <w:b/>
          <w:bCs/>
        </w:rPr>
        <w:t>106</w:t>
      </w:r>
      <w:r>
        <w:t>, 15049–15054 (2009).</w:t>
      </w:r>
    </w:p>
    <w:p w14:paraId="3C2B00A6" w14:textId="77777777" w:rsidR="001C19F4" w:rsidRDefault="001C19F4" w:rsidP="001C19F4">
      <w:pPr>
        <w:pStyle w:val="Bibliography"/>
      </w:pPr>
      <w:r>
        <w:t>16.</w:t>
      </w:r>
      <w:r>
        <w:tab/>
        <w:t xml:space="preserve">Zhou, S. &amp; Yu, Y. Synaptic E-I Balance Underlies Efficient Neural Coding. </w:t>
      </w:r>
      <w:r>
        <w:rPr>
          <w:i/>
          <w:iCs/>
        </w:rPr>
        <w:t xml:space="preserve">Front. </w:t>
      </w:r>
      <w:proofErr w:type="spellStart"/>
      <w:r>
        <w:rPr>
          <w:i/>
          <w:iCs/>
        </w:rPr>
        <w:t>Neurosci</w:t>
      </w:r>
      <w:proofErr w:type="spellEnd"/>
      <w:r>
        <w:rPr>
          <w:i/>
          <w:iCs/>
        </w:rPr>
        <w:t>.</w:t>
      </w:r>
      <w:r>
        <w:t xml:space="preserve"> </w:t>
      </w:r>
      <w:r>
        <w:rPr>
          <w:b/>
          <w:bCs/>
        </w:rPr>
        <w:t>12</w:t>
      </w:r>
      <w:r>
        <w:t>, 46 (2018).</w:t>
      </w:r>
    </w:p>
    <w:p w14:paraId="58C4BB6B" w14:textId="77777777" w:rsidR="001C19F4" w:rsidRDefault="001C19F4" w:rsidP="001C19F4">
      <w:pPr>
        <w:pStyle w:val="Bibliography"/>
      </w:pPr>
      <w:r>
        <w:t>17.</w:t>
      </w:r>
      <w:r>
        <w:tab/>
        <w:t xml:space="preserve">Yu, Y., </w:t>
      </w:r>
      <w:proofErr w:type="spellStart"/>
      <w:r>
        <w:t>Migliore</w:t>
      </w:r>
      <w:proofErr w:type="spellEnd"/>
      <w:r>
        <w:t xml:space="preserve">, M., Hines, M. L. &amp; Shepherd, G. M. Sparse coding and lateral inhibition arising from balanced and unbalanced </w:t>
      </w:r>
      <w:proofErr w:type="spellStart"/>
      <w:r>
        <w:t>dendrodendritic</w:t>
      </w:r>
      <w:proofErr w:type="spellEnd"/>
      <w:r>
        <w:t xml:space="preserve"> excitation and inhibition. </w:t>
      </w:r>
      <w:r>
        <w:rPr>
          <w:i/>
          <w:iCs/>
        </w:rPr>
        <w:t xml:space="preserve">J. </w:t>
      </w:r>
      <w:proofErr w:type="spellStart"/>
      <w:r>
        <w:rPr>
          <w:i/>
          <w:iCs/>
        </w:rPr>
        <w:t>Neurosci</w:t>
      </w:r>
      <w:proofErr w:type="spellEnd"/>
      <w:r>
        <w:rPr>
          <w:i/>
          <w:iCs/>
        </w:rPr>
        <w:t xml:space="preserve">. Off. J. Soc. </w:t>
      </w:r>
      <w:proofErr w:type="spellStart"/>
      <w:r>
        <w:rPr>
          <w:i/>
          <w:iCs/>
        </w:rPr>
        <w:t>Neurosci</w:t>
      </w:r>
      <w:proofErr w:type="spellEnd"/>
      <w:r>
        <w:rPr>
          <w:i/>
          <w:iCs/>
        </w:rPr>
        <w:t>.</w:t>
      </w:r>
      <w:r>
        <w:t xml:space="preserve"> </w:t>
      </w:r>
      <w:r>
        <w:rPr>
          <w:b/>
          <w:bCs/>
        </w:rPr>
        <w:t>34</w:t>
      </w:r>
      <w:r>
        <w:t>, 13701–13713 (2014).</w:t>
      </w:r>
    </w:p>
    <w:p w14:paraId="0E56CCEB" w14:textId="77777777" w:rsidR="001C19F4" w:rsidRDefault="001C19F4" w:rsidP="001C19F4">
      <w:pPr>
        <w:pStyle w:val="Bibliography"/>
      </w:pPr>
      <w:r>
        <w:t>18.</w:t>
      </w:r>
      <w:r>
        <w:tab/>
        <w:t xml:space="preserve">Shew, W. L., Yang, H., Yu, S., Roy, R. &amp; </w:t>
      </w:r>
      <w:proofErr w:type="spellStart"/>
      <w:r>
        <w:t>Plenz</w:t>
      </w:r>
      <w:proofErr w:type="spellEnd"/>
      <w:r>
        <w:t xml:space="preserve">, D. Information capacity and transmission are maximized in balanced cortical networks with neuronal avalanches. </w:t>
      </w:r>
      <w:r>
        <w:rPr>
          <w:i/>
          <w:iCs/>
        </w:rPr>
        <w:t xml:space="preserve">J. </w:t>
      </w:r>
      <w:proofErr w:type="spellStart"/>
      <w:r>
        <w:rPr>
          <w:i/>
          <w:iCs/>
        </w:rPr>
        <w:t>Neurosci</w:t>
      </w:r>
      <w:proofErr w:type="spellEnd"/>
      <w:r>
        <w:rPr>
          <w:i/>
          <w:iCs/>
        </w:rPr>
        <w:t xml:space="preserve">. Off. J. Soc. </w:t>
      </w:r>
      <w:proofErr w:type="spellStart"/>
      <w:r>
        <w:rPr>
          <w:i/>
          <w:iCs/>
        </w:rPr>
        <w:t>Neurosci</w:t>
      </w:r>
      <w:proofErr w:type="spellEnd"/>
      <w:r>
        <w:rPr>
          <w:i/>
          <w:iCs/>
        </w:rPr>
        <w:t>.</w:t>
      </w:r>
      <w:r>
        <w:t xml:space="preserve"> </w:t>
      </w:r>
      <w:r>
        <w:rPr>
          <w:b/>
          <w:bCs/>
        </w:rPr>
        <w:t>31</w:t>
      </w:r>
      <w:r>
        <w:t>, 55–63 (2011).</w:t>
      </w:r>
    </w:p>
    <w:p w14:paraId="33000D11" w14:textId="77777777" w:rsidR="001C19F4" w:rsidRDefault="001C19F4" w:rsidP="001C19F4">
      <w:pPr>
        <w:pStyle w:val="Bibliography"/>
      </w:pPr>
      <w:r>
        <w:t>19.</w:t>
      </w:r>
      <w:r>
        <w:tab/>
      </w:r>
      <w:proofErr w:type="spellStart"/>
      <w:r>
        <w:t>Olshausen</w:t>
      </w:r>
      <w:proofErr w:type="spellEnd"/>
      <w:r>
        <w:t xml:space="preserve">, B. A. &amp; Field, D. J. Sparse coding of sensory inputs. </w:t>
      </w:r>
      <w:proofErr w:type="spellStart"/>
      <w:r>
        <w:rPr>
          <w:i/>
          <w:iCs/>
        </w:rPr>
        <w:t>Curr</w:t>
      </w:r>
      <w:proofErr w:type="spellEnd"/>
      <w:r>
        <w:rPr>
          <w:i/>
          <w:iCs/>
        </w:rPr>
        <w:t xml:space="preserve">. </w:t>
      </w:r>
      <w:proofErr w:type="spellStart"/>
      <w:r>
        <w:rPr>
          <w:i/>
          <w:iCs/>
        </w:rPr>
        <w:t>Opin</w:t>
      </w:r>
      <w:proofErr w:type="spellEnd"/>
      <w:r>
        <w:rPr>
          <w:i/>
          <w:iCs/>
        </w:rPr>
        <w:t xml:space="preserve">. </w:t>
      </w:r>
      <w:proofErr w:type="spellStart"/>
      <w:r>
        <w:rPr>
          <w:i/>
          <w:iCs/>
        </w:rPr>
        <w:t>Neurobiol</w:t>
      </w:r>
      <w:proofErr w:type="spellEnd"/>
      <w:r>
        <w:rPr>
          <w:i/>
          <w:iCs/>
        </w:rPr>
        <w:t>.</w:t>
      </w:r>
      <w:r>
        <w:t xml:space="preserve"> </w:t>
      </w:r>
      <w:r>
        <w:rPr>
          <w:b/>
          <w:bCs/>
        </w:rPr>
        <w:t>14</w:t>
      </w:r>
      <w:r>
        <w:t>, 481–487 (2004).</w:t>
      </w:r>
    </w:p>
    <w:p w14:paraId="240219C6" w14:textId="77777777" w:rsidR="001C19F4" w:rsidRDefault="001C19F4" w:rsidP="001C19F4">
      <w:pPr>
        <w:pStyle w:val="Bibliography"/>
      </w:pPr>
      <w:r>
        <w:t>20.</w:t>
      </w:r>
      <w:r>
        <w:tab/>
      </w:r>
      <w:proofErr w:type="spellStart"/>
      <w:r>
        <w:t>Vinje</w:t>
      </w:r>
      <w:proofErr w:type="spellEnd"/>
      <w:r>
        <w:t xml:space="preserve">, W. E. &amp; Gallant, J. L. Sparse coding and decorrelation in primary visual cortex during natural vision. </w:t>
      </w:r>
      <w:r>
        <w:rPr>
          <w:i/>
          <w:iCs/>
        </w:rPr>
        <w:t>Science</w:t>
      </w:r>
      <w:r>
        <w:t xml:space="preserve"> </w:t>
      </w:r>
      <w:r>
        <w:rPr>
          <w:b/>
          <w:bCs/>
        </w:rPr>
        <w:t>287</w:t>
      </w:r>
      <w:r>
        <w:t>, 1273–1276 (2000).</w:t>
      </w:r>
    </w:p>
    <w:p w14:paraId="7FA3772D" w14:textId="77777777" w:rsidR="001C19F4" w:rsidRDefault="001C19F4" w:rsidP="001C19F4">
      <w:pPr>
        <w:pStyle w:val="Bibliography"/>
      </w:pPr>
      <w:r>
        <w:t>21.</w:t>
      </w:r>
      <w:r>
        <w:tab/>
      </w:r>
      <w:proofErr w:type="spellStart"/>
      <w:r>
        <w:t>Cun</w:t>
      </w:r>
      <w:proofErr w:type="spellEnd"/>
      <w:r>
        <w:t xml:space="preserve">, Y. L., </w:t>
      </w:r>
      <w:proofErr w:type="spellStart"/>
      <w:r>
        <w:t>Denker</w:t>
      </w:r>
      <w:proofErr w:type="spellEnd"/>
      <w:r>
        <w:t xml:space="preserve">, J. S. &amp; </w:t>
      </w:r>
      <w:proofErr w:type="spellStart"/>
      <w:r>
        <w:t>Solla</w:t>
      </w:r>
      <w:proofErr w:type="spellEnd"/>
      <w:r>
        <w:t xml:space="preserve">, S. A. Optimal Brain Damage. in </w:t>
      </w:r>
      <w:r>
        <w:rPr>
          <w:i/>
          <w:iCs/>
        </w:rPr>
        <w:t>Advances in Neural Information Processing Systems</w:t>
      </w:r>
      <w:r>
        <w:t xml:space="preserve"> 598–605 (Morgan Kaufmann, 1990).</w:t>
      </w:r>
    </w:p>
    <w:p w14:paraId="3D1FE6AB" w14:textId="77777777" w:rsidR="001C19F4" w:rsidRDefault="001C19F4" w:rsidP="001C19F4">
      <w:pPr>
        <w:pStyle w:val="Bibliography"/>
      </w:pPr>
      <w:r>
        <w:lastRenderedPageBreak/>
        <w:t>22.</w:t>
      </w:r>
      <w:r>
        <w:tab/>
      </w:r>
      <w:proofErr w:type="spellStart"/>
      <w:r>
        <w:t>Frankle</w:t>
      </w:r>
      <w:proofErr w:type="spellEnd"/>
      <w:r>
        <w:t xml:space="preserve">, J. &amp; </w:t>
      </w:r>
      <w:proofErr w:type="spellStart"/>
      <w:r>
        <w:t>Carbin</w:t>
      </w:r>
      <w:proofErr w:type="spellEnd"/>
      <w:r>
        <w:t xml:space="preserve">, M. The Lottery Ticket Hypothesis: Finding Sparse, Trainable Neural Networks. </w:t>
      </w:r>
      <w:r>
        <w:rPr>
          <w:i/>
          <w:iCs/>
        </w:rPr>
        <w:t>ArXiv180303635 Cs</w:t>
      </w:r>
      <w:r>
        <w:t xml:space="preserve"> (2019).</w:t>
      </w:r>
    </w:p>
    <w:p w14:paraId="0BE10890" w14:textId="77777777" w:rsidR="001C19F4" w:rsidRDefault="001C19F4" w:rsidP="001C19F4">
      <w:pPr>
        <w:pStyle w:val="Bibliography"/>
      </w:pPr>
      <w:r>
        <w:t>23.</w:t>
      </w:r>
      <w:r>
        <w:tab/>
        <w:t xml:space="preserve">Cogswell, M., Ahmed, F., </w:t>
      </w:r>
      <w:proofErr w:type="spellStart"/>
      <w:r>
        <w:t>Girshick</w:t>
      </w:r>
      <w:proofErr w:type="spellEnd"/>
      <w:r>
        <w:t xml:space="preserve">, R., </w:t>
      </w:r>
      <w:proofErr w:type="spellStart"/>
      <w:r>
        <w:t>Zitnick</w:t>
      </w:r>
      <w:proofErr w:type="spellEnd"/>
      <w:r>
        <w:t xml:space="preserve">, L. &amp; </w:t>
      </w:r>
      <w:proofErr w:type="spellStart"/>
      <w:r>
        <w:t>Batra</w:t>
      </w:r>
      <w:proofErr w:type="spellEnd"/>
      <w:r>
        <w:t xml:space="preserve">, D. Reducing Overfitting in Deep Networks by </w:t>
      </w:r>
      <w:proofErr w:type="spellStart"/>
      <w:r>
        <w:t>Decorrelating</w:t>
      </w:r>
      <w:proofErr w:type="spellEnd"/>
      <w:r>
        <w:t xml:space="preserve"> Representations. </w:t>
      </w:r>
      <w:r>
        <w:rPr>
          <w:i/>
          <w:iCs/>
        </w:rPr>
        <w:t>ArXiv151106068 Cs Stat</w:t>
      </w:r>
      <w:r>
        <w:t xml:space="preserve"> (2016).</w:t>
      </w:r>
    </w:p>
    <w:p w14:paraId="53123901" w14:textId="77777777" w:rsidR="001C19F4" w:rsidRDefault="001C19F4" w:rsidP="001C19F4">
      <w:pPr>
        <w:pStyle w:val="Bibliography"/>
      </w:pPr>
      <w:r>
        <w:t>24.</w:t>
      </w:r>
      <w:r>
        <w:tab/>
      </w:r>
      <w:proofErr w:type="spellStart"/>
      <w:r>
        <w:t>Trakoshis</w:t>
      </w:r>
      <w:proofErr w:type="spellEnd"/>
      <w:r>
        <w:t xml:space="preserve">, S. </w:t>
      </w:r>
      <w:r>
        <w:rPr>
          <w:i/>
          <w:iCs/>
        </w:rPr>
        <w:t>et al.</w:t>
      </w:r>
      <w:r>
        <w:t xml:space="preserve"> Intrinsic excitation-inhibition imbalance affects medial prefrontal cortex differently in autistic men versus women. </w:t>
      </w:r>
      <w:proofErr w:type="spellStart"/>
      <w:r>
        <w:rPr>
          <w:i/>
          <w:iCs/>
        </w:rPr>
        <w:t>eLife</w:t>
      </w:r>
      <w:proofErr w:type="spellEnd"/>
      <w:r>
        <w:t xml:space="preserve"> </w:t>
      </w:r>
      <w:r>
        <w:rPr>
          <w:b/>
          <w:bCs/>
        </w:rPr>
        <w:t>9</w:t>
      </w:r>
      <w:r>
        <w:t>, (2020).</w:t>
      </w:r>
    </w:p>
    <w:p w14:paraId="7D21BA25" w14:textId="77777777" w:rsidR="001C19F4" w:rsidRDefault="001C19F4" w:rsidP="001C19F4">
      <w:pPr>
        <w:pStyle w:val="Bibliography"/>
      </w:pPr>
      <w:r>
        <w:t>25.</w:t>
      </w:r>
      <w:r>
        <w:tab/>
        <w:t xml:space="preserve">Antoine, M. W., </w:t>
      </w:r>
      <w:proofErr w:type="spellStart"/>
      <w:r>
        <w:t>Langberg</w:t>
      </w:r>
      <w:proofErr w:type="spellEnd"/>
      <w:r>
        <w:t xml:space="preserve">, T., </w:t>
      </w:r>
      <w:proofErr w:type="spellStart"/>
      <w:r>
        <w:t>Schnepel</w:t>
      </w:r>
      <w:proofErr w:type="spellEnd"/>
      <w:r>
        <w:t xml:space="preserve">, P. &amp; Feldman, D. E. Increased Excitation-Inhibition Ratio Stabilizes Synapse and Circuit Excitability in Four Autism Mouse Models. </w:t>
      </w:r>
      <w:r>
        <w:rPr>
          <w:i/>
          <w:iCs/>
        </w:rPr>
        <w:t>Neuron</w:t>
      </w:r>
      <w:r>
        <w:t xml:space="preserve"> </w:t>
      </w:r>
      <w:r>
        <w:rPr>
          <w:b/>
          <w:bCs/>
        </w:rPr>
        <w:t>101</w:t>
      </w:r>
      <w:r>
        <w:t>, 648-661.e4 (2019).</w:t>
      </w:r>
    </w:p>
    <w:p w14:paraId="11EF1508" w14:textId="77777777" w:rsidR="001C19F4" w:rsidRDefault="001C19F4" w:rsidP="001C19F4">
      <w:pPr>
        <w:pStyle w:val="Bibliography"/>
      </w:pPr>
      <w:r>
        <w:t>26.</w:t>
      </w:r>
      <w:r>
        <w:tab/>
      </w:r>
      <w:proofErr w:type="spellStart"/>
      <w:r>
        <w:t>Sohal</w:t>
      </w:r>
      <w:proofErr w:type="spellEnd"/>
      <w:r>
        <w:t xml:space="preserve">, V. S. &amp; Rubenstein, J. L. R. Excitation-inhibition balance as a framework for investigating mechanisms in neuropsychiatric disorders. </w:t>
      </w:r>
      <w:r>
        <w:rPr>
          <w:i/>
          <w:iCs/>
        </w:rPr>
        <w:t>Mol. Psychiatry</w:t>
      </w:r>
      <w:r>
        <w:t xml:space="preserve"> </w:t>
      </w:r>
      <w:r>
        <w:rPr>
          <w:b/>
          <w:bCs/>
        </w:rPr>
        <w:t>24</w:t>
      </w:r>
      <w:r>
        <w:t>, 1248–1257 (2019).</w:t>
      </w:r>
    </w:p>
    <w:p w14:paraId="1C06837D" w14:textId="77777777" w:rsidR="001C19F4" w:rsidRDefault="001C19F4" w:rsidP="001C19F4">
      <w:pPr>
        <w:pStyle w:val="Bibliography"/>
      </w:pPr>
      <w:r>
        <w:t>27.</w:t>
      </w:r>
      <w:r>
        <w:tab/>
        <w:t xml:space="preserve">Gao, R. &amp; </w:t>
      </w:r>
      <w:proofErr w:type="spellStart"/>
      <w:r>
        <w:t>Penzes</w:t>
      </w:r>
      <w:proofErr w:type="spellEnd"/>
      <w:r>
        <w:t xml:space="preserve">, P. Common mechanisms of excitatory and inhibitory imbalance in schizophrenia and autism spectrum disorders. </w:t>
      </w:r>
      <w:proofErr w:type="spellStart"/>
      <w:r>
        <w:rPr>
          <w:i/>
          <w:iCs/>
        </w:rPr>
        <w:t>Curr</w:t>
      </w:r>
      <w:proofErr w:type="spellEnd"/>
      <w:r>
        <w:rPr>
          <w:i/>
          <w:iCs/>
        </w:rPr>
        <w:t>. Mol. Med.</w:t>
      </w:r>
      <w:r>
        <w:t xml:space="preserve"> </w:t>
      </w:r>
      <w:r>
        <w:rPr>
          <w:b/>
          <w:bCs/>
        </w:rPr>
        <w:t>15</w:t>
      </w:r>
      <w:r>
        <w:t>, 146–167 (2015).</w:t>
      </w:r>
    </w:p>
    <w:p w14:paraId="40EF1300" w14:textId="77777777" w:rsidR="001C19F4" w:rsidRDefault="001C19F4" w:rsidP="001C19F4">
      <w:pPr>
        <w:pStyle w:val="Bibliography"/>
      </w:pPr>
      <w:r>
        <w:t>28.</w:t>
      </w:r>
      <w:r>
        <w:tab/>
      </w:r>
      <w:proofErr w:type="spellStart"/>
      <w:r>
        <w:t>Medendorp</w:t>
      </w:r>
      <w:proofErr w:type="spellEnd"/>
      <w:r>
        <w:t xml:space="preserve">, W. E. </w:t>
      </w:r>
      <w:r>
        <w:rPr>
          <w:i/>
          <w:iCs/>
        </w:rPr>
        <w:t>et al.</w:t>
      </w:r>
      <w:r>
        <w:t xml:space="preserve"> Selective Postnatal Excitation of Neocortical Pyramidal Neurons Results in Distinctive Behavioral and Circuit Deficits in Adulthood. </w:t>
      </w:r>
      <w:proofErr w:type="spellStart"/>
      <w:r>
        <w:rPr>
          <w:i/>
          <w:iCs/>
        </w:rPr>
        <w:t>bioRxiv</w:t>
      </w:r>
      <w:proofErr w:type="spellEnd"/>
      <w:r>
        <w:t xml:space="preserve"> 2020.01.18.911347 (2020) doi:10.1101/2020.01.18.911347.</w:t>
      </w:r>
    </w:p>
    <w:p w14:paraId="2EB8B082" w14:textId="77777777" w:rsidR="001C19F4" w:rsidRDefault="001C19F4" w:rsidP="001C19F4">
      <w:pPr>
        <w:pStyle w:val="Bibliography"/>
      </w:pPr>
      <w:r>
        <w:t>29.</w:t>
      </w:r>
      <w:r>
        <w:tab/>
        <w:t xml:space="preserve">Ferguson, B. R. &amp; Gao, W.-J. PV Interneurons: Critical Regulators of E/I Balance for Prefrontal Cortex-Dependent Behavior and Psychiatric Disorders. </w:t>
      </w:r>
      <w:r>
        <w:rPr>
          <w:i/>
          <w:iCs/>
        </w:rPr>
        <w:t>Front. Neural Circuits</w:t>
      </w:r>
      <w:r>
        <w:t xml:space="preserve"> </w:t>
      </w:r>
      <w:r>
        <w:rPr>
          <w:b/>
          <w:bCs/>
        </w:rPr>
        <w:t>12</w:t>
      </w:r>
      <w:r>
        <w:t>, 37 (2018).</w:t>
      </w:r>
    </w:p>
    <w:p w14:paraId="7E5825F8" w14:textId="77777777" w:rsidR="001C19F4" w:rsidRDefault="001C19F4" w:rsidP="001C19F4">
      <w:pPr>
        <w:pStyle w:val="Bibliography"/>
      </w:pPr>
      <w:r>
        <w:t>30.</w:t>
      </w:r>
      <w:r>
        <w:tab/>
      </w:r>
      <w:proofErr w:type="spellStart"/>
      <w:r>
        <w:t>Luongo</w:t>
      </w:r>
      <w:proofErr w:type="spellEnd"/>
      <w:r>
        <w:t xml:space="preserve">, F. J., Horn, M. E. &amp; </w:t>
      </w:r>
      <w:proofErr w:type="spellStart"/>
      <w:r>
        <w:t>Sohal</w:t>
      </w:r>
      <w:proofErr w:type="spellEnd"/>
      <w:r>
        <w:t xml:space="preserve">, V. S. Putative Microcircuit-Level Substrates for Attention Are Disrupted in Mouse Models of Autism. </w:t>
      </w:r>
      <w:r>
        <w:rPr>
          <w:i/>
          <w:iCs/>
        </w:rPr>
        <w:t>Biol. Psychiatry</w:t>
      </w:r>
      <w:r>
        <w:t xml:space="preserve"> </w:t>
      </w:r>
      <w:r>
        <w:rPr>
          <w:b/>
          <w:bCs/>
        </w:rPr>
        <w:t>79</w:t>
      </w:r>
      <w:r>
        <w:t>, 667–675 (2016).</w:t>
      </w:r>
    </w:p>
    <w:p w14:paraId="16B58485" w14:textId="77777777" w:rsidR="001C19F4" w:rsidRDefault="001C19F4" w:rsidP="001C19F4">
      <w:pPr>
        <w:pStyle w:val="Bibliography"/>
      </w:pPr>
      <w:r>
        <w:t>31.</w:t>
      </w:r>
      <w:r>
        <w:tab/>
        <w:t xml:space="preserve">Hamm, J. P., </w:t>
      </w:r>
      <w:proofErr w:type="spellStart"/>
      <w:r>
        <w:t>Peterka</w:t>
      </w:r>
      <w:proofErr w:type="spellEnd"/>
      <w:r>
        <w:t xml:space="preserve">, D. S., </w:t>
      </w:r>
      <w:proofErr w:type="spellStart"/>
      <w:r>
        <w:t>Gogos</w:t>
      </w:r>
      <w:proofErr w:type="spellEnd"/>
      <w:r>
        <w:t xml:space="preserve">, J. A. &amp; </w:t>
      </w:r>
      <w:proofErr w:type="spellStart"/>
      <w:r>
        <w:t>Yuste</w:t>
      </w:r>
      <w:proofErr w:type="spellEnd"/>
      <w:r>
        <w:t xml:space="preserve">, R. Altered Cortical Ensembles in Mouse Models of Schizophrenia. </w:t>
      </w:r>
      <w:r>
        <w:rPr>
          <w:i/>
          <w:iCs/>
        </w:rPr>
        <w:t>Neuron</w:t>
      </w:r>
      <w:r>
        <w:t xml:space="preserve"> </w:t>
      </w:r>
      <w:r>
        <w:rPr>
          <w:b/>
          <w:bCs/>
        </w:rPr>
        <w:t>94</w:t>
      </w:r>
      <w:r>
        <w:t>, 153-167.e8 (2017).</w:t>
      </w:r>
    </w:p>
    <w:p w14:paraId="4CA9ABAC" w14:textId="77777777" w:rsidR="001C19F4" w:rsidRDefault="001C19F4" w:rsidP="001C19F4">
      <w:pPr>
        <w:pStyle w:val="Bibliography"/>
      </w:pPr>
      <w:r>
        <w:lastRenderedPageBreak/>
        <w:t>32.</w:t>
      </w:r>
      <w:r>
        <w:tab/>
      </w:r>
      <w:proofErr w:type="spellStart"/>
      <w:r>
        <w:t>Zick</w:t>
      </w:r>
      <w:proofErr w:type="spellEnd"/>
      <w:r>
        <w:t xml:space="preserve">, J. L. </w:t>
      </w:r>
      <w:r>
        <w:rPr>
          <w:i/>
          <w:iCs/>
        </w:rPr>
        <w:t>et al.</w:t>
      </w:r>
      <w:r>
        <w:t xml:space="preserve"> Blocking NMDAR Disrupts Spike Timing and Decouples Monkey Prefrontal Circuits: Implications for Activity-Dependent Disconnection in Schizophrenia. </w:t>
      </w:r>
      <w:r>
        <w:rPr>
          <w:i/>
          <w:iCs/>
        </w:rPr>
        <w:t>Neuron</w:t>
      </w:r>
      <w:r>
        <w:t xml:space="preserve"> </w:t>
      </w:r>
      <w:r>
        <w:rPr>
          <w:b/>
          <w:bCs/>
        </w:rPr>
        <w:t>98</w:t>
      </w:r>
      <w:r>
        <w:t>, 1243-1255.e5 (2018).</w:t>
      </w:r>
    </w:p>
    <w:p w14:paraId="242BB8A8" w14:textId="77777777" w:rsidR="001C19F4" w:rsidRDefault="001C19F4" w:rsidP="001C19F4">
      <w:pPr>
        <w:pStyle w:val="Bibliography"/>
      </w:pPr>
      <w:r>
        <w:t>33.</w:t>
      </w:r>
      <w:r>
        <w:tab/>
        <w:t xml:space="preserve">Lim, L., </w:t>
      </w:r>
      <w:proofErr w:type="spellStart"/>
      <w:r>
        <w:t>Mi</w:t>
      </w:r>
      <w:proofErr w:type="spellEnd"/>
      <w:r>
        <w:t xml:space="preserve">, D., </w:t>
      </w:r>
      <w:proofErr w:type="spellStart"/>
      <w:r>
        <w:t>Llorca</w:t>
      </w:r>
      <w:proofErr w:type="spellEnd"/>
      <w:r>
        <w:t xml:space="preserve">, A. &amp; </w:t>
      </w:r>
      <w:proofErr w:type="spellStart"/>
      <w:r>
        <w:t>Marín</w:t>
      </w:r>
      <w:proofErr w:type="spellEnd"/>
      <w:r>
        <w:t xml:space="preserve">, O. Development and Functional Diversification of Cortical Interneurons. </w:t>
      </w:r>
      <w:r>
        <w:rPr>
          <w:i/>
          <w:iCs/>
        </w:rPr>
        <w:t>Neuron</w:t>
      </w:r>
      <w:r>
        <w:t xml:space="preserve"> </w:t>
      </w:r>
      <w:r>
        <w:rPr>
          <w:b/>
          <w:bCs/>
        </w:rPr>
        <w:t>100</w:t>
      </w:r>
      <w:r>
        <w:t>, 294–313 (2018).</w:t>
      </w:r>
    </w:p>
    <w:p w14:paraId="3C57D056" w14:textId="77777777" w:rsidR="001C19F4" w:rsidRDefault="001C19F4" w:rsidP="001C19F4">
      <w:pPr>
        <w:pStyle w:val="Bibliography"/>
      </w:pPr>
      <w:r>
        <w:t>34.</w:t>
      </w:r>
      <w:r>
        <w:tab/>
      </w:r>
      <w:proofErr w:type="spellStart"/>
      <w:r>
        <w:t>Tuncdemir</w:t>
      </w:r>
      <w:proofErr w:type="spellEnd"/>
      <w:r>
        <w:t xml:space="preserve">, S. N. </w:t>
      </w:r>
      <w:r>
        <w:rPr>
          <w:i/>
          <w:iCs/>
        </w:rPr>
        <w:t>et al.</w:t>
      </w:r>
      <w:r>
        <w:t xml:space="preserve"> Early Somatostatin Interneuron Connectivity Mediates the Maturation of Deep Layer Cortical Circuits. </w:t>
      </w:r>
      <w:r>
        <w:rPr>
          <w:i/>
          <w:iCs/>
        </w:rPr>
        <w:t>Neuron</w:t>
      </w:r>
      <w:r>
        <w:t xml:space="preserve"> </w:t>
      </w:r>
      <w:r>
        <w:rPr>
          <w:b/>
          <w:bCs/>
        </w:rPr>
        <w:t>89</w:t>
      </w:r>
      <w:r>
        <w:t>, 521–535 (2016).</w:t>
      </w:r>
    </w:p>
    <w:p w14:paraId="0FE03BC7" w14:textId="77777777" w:rsidR="001C19F4" w:rsidRDefault="001C19F4" w:rsidP="001C19F4">
      <w:pPr>
        <w:pStyle w:val="Bibliography"/>
      </w:pPr>
      <w:r>
        <w:t>35.</w:t>
      </w:r>
      <w:r>
        <w:tab/>
        <w:t xml:space="preserve">Marques-Smith, A. </w:t>
      </w:r>
      <w:r>
        <w:rPr>
          <w:i/>
          <w:iCs/>
        </w:rPr>
        <w:t>et al.</w:t>
      </w:r>
      <w:r>
        <w:t xml:space="preserve"> A Transient Translaminar GABAergic Interneuron Circuit Connects </w:t>
      </w:r>
      <w:proofErr w:type="spellStart"/>
      <w:r>
        <w:t>Thalamocortical</w:t>
      </w:r>
      <w:proofErr w:type="spellEnd"/>
      <w:r>
        <w:t xml:space="preserve"> Recipient Layers in Neonatal Somatosensory Cortex. </w:t>
      </w:r>
      <w:r>
        <w:rPr>
          <w:i/>
          <w:iCs/>
        </w:rPr>
        <w:t>Neuron</w:t>
      </w:r>
      <w:r>
        <w:t xml:space="preserve"> </w:t>
      </w:r>
      <w:r>
        <w:rPr>
          <w:b/>
          <w:bCs/>
        </w:rPr>
        <w:t>89</w:t>
      </w:r>
      <w:r>
        <w:t>, 536–549 (2016).</w:t>
      </w:r>
    </w:p>
    <w:p w14:paraId="2861EE2D" w14:textId="77777777" w:rsidR="001C19F4" w:rsidRDefault="001C19F4" w:rsidP="001C19F4">
      <w:pPr>
        <w:pStyle w:val="Bibliography"/>
      </w:pPr>
      <w:r>
        <w:t>36.</w:t>
      </w:r>
      <w:r>
        <w:tab/>
        <w:t xml:space="preserve">Guan, W. Q. </w:t>
      </w:r>
      <w:r>
        <w:rPr>
          <w:i/>
          <w:iCs/>
        </w:rPr>
        <w:t>et al.</w:t>
      </w:r>
      <w:r>
        <w:t xml:space="preserve"> Eye opening differentially modulates inhibitory synaptic transmission in the developing visual cortex. </w:t>
      </w:r>
      <w:proofErr w:type="spellStart"/>
      <w:r>
        <w:rPr>
          <w:i/>
          <w:iCs/>
        </w:rPr>
        <w:t>Elife</w:t>
      </w:r>
      <w:proofErr w:type="spellEnd"/>
      <w:r>
        <w:t xml:space="preserve"> </w:t>
      </w:r>
      <w:r>
        <w:rPr>
          <w:b/>
          <w:bCs/>
        </w:rPr>
        <w:t>6</w:t>
      </w:r>
      <w:r>
        <w:t>, e32337 (2017).</w:t>
      </w:r>
    </w:p>
    <w:p w14:paraId="4FFB069E" w14:textId="77777777" w:rsidR="001C19F4" w:rsidRDefault="001C19F4" w:rsidP="001C19F4">
      <w:pPr>
        <w:pStyle w:val="Bibliography"/>
      </w:pPr>
      <w:r>
        <w:t>37.</w:t>
      </w:r>
      <w:r>
        <w:tab/>
      </w:r>
      <w:proofErr w:type="spellStart"/>
      <w:r>
        <w:t>Gour</w:t>
      </w:r>
      <w:proofErr w:type="spellEnd"/>
      <w:r>
        <w:t xml:space="preserve">, A. </w:t>
      </w:r>
      <w:r>
        <w:rPr>
          <w:i/>
          <w:iCs/>
        </w:rPr>
        <w:t>et al.</w:t>
      </w:r>
      <w:r>
        <w:t xml:space="preserve"> Postnatal </w:t>
      </w:r>
      <w:proofErr w:type="spellStart"/>
      <w:r>
        <w:t>connectomic</w:t>
      </w:r>
      <w:proofErr w:type="spellEnd"/>
      <w:r>
        <w:t xml:space="preserve"> development of inhibition in mouse barrel cortex. </w:t>
      </w:r>
      <w:r>
        <w:rPr>
          <w:i/>
          <w:iCs/>
        </w:rPr>
        <w:t>Science</w:t>
      </w:r>
      <w:r>
        <w:t xml:space="preserve"> </w:t>
      </w:r>
      <w:r>
        <w:rPr>
          <w:b/>
          <w:bCs/>
        </w:rPr>
        <w:t>371</w:t>
      </w:r>
      <w:r>
        <w:t>, (2021).</w:t>
      </w:r>
    </w:p>
    <w:p w14:paraId="6C39C62B" w14:textId="77777777" w:rsidR="001C19F4" w:rsidRDefault="001C19F4" w:rsidP="001C19F4">
      <w:pPr>
        <w:pStyle w:val="Bibliography"/>
      </w:pPr>
      <w:r>
        <w:t>38.</w:t>
      </w:r>
      <w:r>
        <w:tab/>
      </w:r>
      <w:proofErr w:type="spellStart"/>
      <w:r>
        <w:t>Che</w:t>
      </w:r>
      <w:proofErr w:type="spellEnd"/>
      <w:r>
        <w:t xml:space="preserve">, A. </w:t>
      </w:r>
      <w:r>
        <w:rPr>
          <w:i/>
          <w:iCs/>
        </w:rPr>
        <w:t>et al.</w:t>
      </w:r>
      <w:r>
        <w:t xml:space="preserve"> Layer I Interneurons Sharpen Sensory Maps during Neonatal Development. </w:t>
      </w:r>
      <w:r>
        <w:rPr>
          <w:i/>
          <w:iCs/>
        </w:rPr>
        <w:t>Neuron</w:t>
      </w:r>
      <w:r>
        <w:t xml:space="preserve"> </w:t>
      </w:r>
      <w:r>
        <w:rPr>
          <w:b/>
          <w:bCs/>
        </w:rPr>
        <w:t>99</w:t>
      </w:r>
      <w:r>
        <w:t>, 98–116 (2018).</w:t>
      </w:r>
    </w:p>
    <w:p w14:paraId="7F74599A" w14:textId="77777777" w:rsidR="001C19F4" w:rsidRDefault="001C19F4" w:rsidP="001C19F4">
      <w:pPr>
        <w:pStyle w:val="Bibliography"/>
      </w:pPr>
      <w:r>
        <w:t>39.</w:t>
      </w:r>
      <w:r>
        <w:tab/>
      </w:r>
      <w:proofErr w:type="spellStart"/>
      <w:r>
        <w:t>Duan</w:t>
      </w:r>
      <w:proofErr w:type="spellEnd"/>
      <w:r>
        <w:t xml:space="preserve">, Z. R. S. </w:t>
      </w:r>
      <w:r>
        <w:rPr>
          <w:i/>
          <w:iCs/>
        </w:rPr>
        <w:t>et al.</w:t>
      </w:r>
      <w:r>
        <w:t xml:space="preserve"> GABAergic Restriction of Network Dynamics Regulates Interneuron Survival in the Developing Cortex. </w:t>
      </w:r>
      <w:r>
        <w:rPr>
          <w:i/>
          <w:iCs/>
        </w:rPr>
        <w:t>Neuron</w:t>
      </w:r>
      <w:r>
        <w:t xml:space="preserve"> </w:t>
      </w:r>
      <w:r>
        <w:rPr>
          <w:b/>
          <w:bCs/>
        </w:rPr>
        <w:t>105</w:t>
      </w:r>
      <w:r>
        <w:t>, 75–92 (2020).</w:t>
      </w:r>
    </w:p>
    <w:p w14:paraId="2D9E5E0F" w14:textId="77777777" w:rsidR="001C19F4" w:rsidRDefault="001C19F4" w:rsidP="001C19F4">
      <w:pPr>
        <w:pStyle w:val="Bibliography"/>
      </w:pPr>
      <w:r>
        <w:t>40.</w:t>
      </w:r>
      <w:r>
        <w:tab/>
      </w:r>
      <w:proofErr w:type="spellStart"/>
      <w:r>
        <w:t>Modol</w:t>
      </w:r>
      <w:proofErr w:type="spellEnd"/>
      <w:r>
        <w:t xml:space="preserve">, L. </w:t>
      </w:r>
      <w:r>
        <w:rPr>
          <w:i/>
          <w:iCs/>
        </w:rPr>
        <w:t>et al.</w:t>
      </w:r>
      <w:r>
        <w:t xml:space="preserve"> Assemblies of </w:t>
      </w:r>
      <w:proofErr w:type="spellStart"/>
      <w:r>
        <w:t>Perisomatic</w:t>
      </w:r>
      <w:proofErr w:type="spellEnd"/>
      <w:r>
        <w:t xml:space="preserve"> GABAergic Neurons in the Developing Barrel Cortex. </w:t>
      </w:r>
      <w:r>
        <w:rPr>
          <w:i/>
          <w:iCs/>
        </w:rPr>
        <w:t>Neuron</w:t>
      </w:r>
      <w:r>
        <w:t xml:space="preserve"> </w:t>
      </w:r>
      <w:r>
        <w:rPr>
          <w:b/>
          <w:bCs/>
        </w:rPr>
        <w:t>105</w:t>
      </w:r>
      <w:r>
        <w:t>, 93–105 (2020).</w:t>
      </w:r>
    </w:p>
    <w:p w14:paraId="2F8B3BB1" w14:textId="77777777" w:rsidR="001C19F4" w:rsidRDefault="001C19F4" w:rsidP="001C19F4">
      <w:pPr>
        <w:pStyle w:val="Bibliography"/>
      </w:pPr>
      <w:r>
        <w:t>41.</w:t>
      </w:r>
      <w:r>
        <w:tab/>
        <w:t xml:space="preserve">Chini, M. </w:t>
      </w:r>
      <w:r>
        <w:rPr>
          <w:i/>
          <w:iCs/>
        </w:rPr>
        <w:t>et al.</w:t>
      </w:r>
      <w:r>
        <w:t xml:space="preserve"> Resolving and Rescuing Developmental </w:t>
      </w:r>
      <w:proofErr w:type="spellStart"/>
      <w:r>
        <w:t>Miswiring</w:t>
      </w:r>
      <w:proofErr w:type="spellEnd"/>
      <w:r>
        <w:t xml:space="preserve"> in a Mouse Model of Cognitive Impairment. </w:t>
      </w:r>
      <w:r>
        <w:rPr>
          <w:i/>
          <w:iCs/>
        </w:rPr>
        <w:t>Neuron</w:t>
      </w:r>
      <w:r>
        <w:t xml:space="preserve"> </w:t>
      </w:r>
      <w:r>
        <w:rPr>
          <w:b/>
          <w:bCs/>
        </w:rPr>
        <w:t>105</w:t>
      </w:r>
      <w:r>
        <w:t>, 60–74 (2020).</w:t>
      </w:r>
    </w:p>
    <w:p w14:paraId="0B7DD1C4" w14:textId="77777777" w:rsidR="001C19F4" w:rsidRDefault="001C19F4" w:rsidP="001C19F4">
      <w:pPr>
        <w:pStyle w:val="Bibliography"/>
      </w:pPr>
      <w:r>
        <w:t>42.</w:t>
      </w:r>
      <w:r>
        <w:tab/>
        <w:t xml:space="preserve">Bitzenhofer, S. H., </w:t>
      </w:r>
      <w:proofErr w:type="spellStart"/>
      <w:r>
        <w:t>Pöpplau</w:t>
      </w:r>
      <w:proofErr w:type="spellEnd"/>
      <w:r>
        <w:t xml:space="preserve">, J. A., Chini, M., Marquardt, A. &amp; </w:t>
      </w:r>
      <w:proofErr w:type="spellStart"/>
      <w:r>
        <w:t>Hanganu-Opatz</w:t>
      </w:r>
      <w:proofErr w:type="spellEnd"/>
      <w:r>
        <w:t xml:space="preserve">, I. L. A transient developmental increase in prefrontal activity alters network maturation and causes cognitive dysfunction in adult mice. </w:t>
      </w:r>
      <w:r>
        <w:rPr>
          <w:i/>
          <w:iCs/>
        </w:rPr>
        <w:t>Neuron</w:t>
      </w:r>
      <w:r>
        <w:t xml:space="preserve"> (2021) doi:10.1016/j.neuron.2021.02.011.</w:t>
      </w:r>
    </w:p>
    <w:p w14:paraId="74E50538" w14:textId="77777777" w:rsidR="001C19F4" w:rsidRDefault="001C19F4" w:rsidP="001C19F4">
      <w:pPr>
        <w:pStyle w:val="Bibliography"/>
      </w:pPr>
      <w:r>
        <w:lastRenderedPageBreak/>
        <w:t>43.</w:t>
      </w:r>
      <w:r>
        <w:tab/>
      </w:r>
      <w:proofErr w:type="spellStart"/>
      <w:r>
        <w:t>Lendner</w:t>
      </w:r>
      <w:proofErr w:type="spellEnd"/>
      <w:r>
        <w:t xml:space="preserve">, J. D. </w:t>
      </w:r>
      <w:r>
        <w:rPr>
          <w:i/>
          <w:iCs/>
        </w:rPr>
        <w:t>et al.</w:t>
      </w:r>
      <w:r>
        <w:t xml:space="preserve"> An electrophysiological marker of arousal level in humans. </w:t>
      </w:r>
      <w:proofErr w:type="spellStart"/>
      <w:r>
        <w:rPr>
          <w:i/>
          <w:iCs/>
        </w:rPr>
        <w:t>eLife</w:t>
      </w:r>
      <w:proofErr w:type="spellEnd"/>
      <w:r>
        <w:t xml:space="preserve"> </w:t>
      </w:r>
      <w:r>
        <w:rPr>
          <w:b/>
          <w:bCs/>
        </w:rPr>
        <w:t>9</w:t>
      </w:r>
      <w:r>
        <w:t>, (2020).</w:t>
      </w:r>
    </w:p>
    <w:p w14:paraId="11063E51" w14:textId="77777777" w:rsidR="001C19F4" w:rsidRDefault="001C19F4" w:rsidP="001C19F4">
      <w:pPr>
        <w:pStyle w:val="Bibliography"/>
      </w:pPr>
      <w:r>
        <w:t>44.</w:t>
      </w:r>
      <w:r>
        <w:tab/>
        <w:t xml:space="preserve">Colombo, M. A. </w:t>
      </w:r>
      <w:r>
        <w:rPr>
          <w:i/>
          <w:iCs/>
        </w:rPr>
        <w:t>et al.</w:t>
      </w:r>
      <w:r>
        <w:t xml:space="preserve"> The spectral exponent of the resting EEG indexes the presence of consciousness during unresponsiveness induced by </w:t>
      </w:r>
      <w:proofErr w:type="spellStart"/>
      <w:r>
        <w:t>propofol</w:t>
      </w:r>
      <w:proofErr w:type="spellEnd"/>
      <w:r>
        <w:t xml:space="preserve">, xenon, and ketamine. </w:t>
      </w:r>
      <w:proofErr w:type="spellStart"/>
      <w:r>
        <w:rPr>
          <w:i/>
          <w:iCs/>
        </w:rPr>
        <w:t>NeuroImage</w:t>
      </w:r>
      <w:proofErr w:type="spellEnd"/>
      <w:r>
        <w:t xml:space="preserve"> </w:t>
      </w:r>
      <w:r>
        <w:rPr>
          <w:b/>
          <w:bCs/>
        </w:rPr>
        <w:t>189</w:t>
      </w:r>
      <w:r>
        <w:t>, 631–644 (2019).</w:t>
      </w:r>
    </w:p>
    <w:p w14:paraId="37915E67" w14:textId="77777777" w:rsidR="001C19F4" w:rsidRDefault="001C19F4" w:rsidP="001C19F4">
      <w:pPr>
        <w:pStyle w:val="Bibliography"/>
      </w:pPr>
      <w:r>
        <w:t>45.</w:t>
      </w:r>
      <w:r>
        <w:tab/>
        <w:t xml:space="preserve">Lombardi, F., Herrmann, H. J. &amp; de </w:t>
      </w:r>
      <w:proofErr w:type="spellStart"/>
      <w:r>
        <w:t>Arcangelis</w:t>
      </w:r>
      <w:proofErr w:type="spellEnd"/>
      <w:r>
        <w:t xml:space="preserve">, L. Balance of excitation and inhibition determines 1/f power spectrum in neuronal networks. </w:t>
      </w:r>
      <w:r>
        <w:rPr>
          <w:i/>
          <w:iCs/>
        </w:rPr>
        <w:t>Chaos Woodbury N</w:t>
      </w:r>
      <w:r>
        <w:t xml:space="preserve"> </w:t>
      </w:r>
      <w:r>
        <w:rPr>
          <w:b/>
          <w:bCs/>
        </w:rPr>
        <w:t>27</w:t>
      </w:r>
      <w:r>
        <w:t>, 047402 (2017).</w:t>
      </w:r>
    </w:p>
    <w:p w14:paraId="5EDF5900" w14:textId="77777777" w:rsidR="001C19F4" w:rsidRDefault="001C19F4" w:rsidP="001C19F4">
      <w:pPr>
        <w:pStyle w:val="Bibliography"/>
      </w:pPr>
      <w:r>
        <w:t>46.</w:t>
      </w:r>
      <w:r>
        <w:tab/>
        <w:t xml:space="preserve">Gao, R., Peterson, E. J. &amp; </w:t>
      </w:r>
      <w:proofErr w:type="spellStart"/>
      <w:r>
        <w:t>Voytek</w:t>
      </w:r>
      <w:proofErr w:type="spellEnd"/>
      <w:r>
        <w:t xml:space="preserve">, B. Inferring synaptic excitation/inhibition balance from field potentials. </w:t>
      </w:r>
      <w:proofErr w:type="spellStart"/>
      <w:r>
        <w:rPr>
          <w:i/>
          <w:iCs/>
        </w:rPr>
        <w:t>NeuroImage</w:t>
      </w:r>
      <w:proofErr w:type="spellEnd"/>
      <w:r>
        <w:t xml:space="preserve"> </w:t>
      </w:r>
      <w:r>
        <w:rPr>
          <w:b/>
          <w:bCs/>
        </w:rPr>
        <w:t>158</w:t>
      </w:r>
      <w:r>
        <w:t>, 70–78 (2017).</w:t>
      </w:r>
    </w:p>
    <w:p w14:paraId="39664F0F" w14:textId="77777777" w:rsidR="001C19F4" w:rsidRDefault="001C19F4" w:rsidP="001C19F4">
      <w:pPr>
        <w:pStyle w:val="Bibliography"/>
      </w:pPr>
      <w:r>
        <w:t>47.</w:t>
      </w:r>
      <w:r>
        <w:tab/>
        <w:t xml:space="preserve">Donoghue, T. </w:t>
      </w:r>
      <w:r>
        <w:rPr>
          <w:i/>
          <w:iCs/>
        </w:rPr>
        <w:t>et al.</w:t>
      </w:r>
      <w:r>
        <w:t xml:space="preserve"> Parameterizing neural power spectra into periodic and aperiodic components. </w:t>
      </w:r>
      <w:r>
        <w:rPr>
          <w:i/>
          <w:iCs/>
        </w:rPr>
        <w:t xml:space="preserve">Nat. </w:t>
      </w:r>
      <w:proofErr w:type="spellStart"/>
      <w:r>
        <w:rPr>
          <w:i/>
          <w:iCs/>
        </w:rPr>
        <w:t>Neurosci</w:t>
      </w:r>
      <w:proofErr w:type="spellEnd"/>
      <w:r>
        <w:rPr>
          <w:i/>
          <w:iCs/>
        </w:rPr>
        <w:t>.</w:t>
      </w:r>
      <w:r>
        <w:t xml:space="preserve"> </w:t>
      </w:r>
      <w:r>
        <w:rPr>
          <w:b/>
          <w:bCs/>
        </w:rPr>
        <w:t>23</w:t>
      </w:r>
      <w:r>
        <w:t>, 1655–1665 (2020).</w:t>
      </w:r>
    </w:p>
    <w:p w14:paraId="24F3C82B" w14:textId="77777777" w:rsidR="001C19F4" w:rsidRDefault="001C19F4" w:rsidP="001C19F4">
      <w:pPr>
        <w:pStyle w:val="Bibliography"/>
      </w:pPr>
      <w:r>
        <w:t>48.</w:t>
      </w:r>
      <w:r>
        <w:tab/>
      </w:r>
      <w:proofErr w:type="spellStart"/>
      <w:r>
        <w:t>Mazzoni</w:t>
      </w:r>
      <w:proofErr w:type="spellEnd"/>
      <w:r>
        <w:t xml:space="preserve">, A., </w:t>
      </w:r>
      <w:proofErr w:type="spellStart"/>
      <w:r>
        <w:t>Panzeri</w:t>
      </w:r>
      <w:proofErr w:type="spellEnd"/>
      <w:r>
        <w:t xml:space="preserve">, S., </w:t>
      </w:r>
      <w:proofErr w:type="spellStart"/>
      <w:r>
        <w:t>Logothetis</w:t>
      </w:r>
      <w:proofErr w:type="spellEnd"/>
      <w:r>
        <w:t xml:space="preserve">, N. K. &amp; Brunel, N. Encoding of naturalistic stimuli by local field potential spectra in networks of excitatory and inhibitory neurons. </w:t>
      </w:r>
      <w:proofErr w:type="spellStart"/>
      <w:r>
        <w:rPr>
          <w:i/>
          <w:iCs/>
        </w:rPr>
        <w:t>PLoS</w:t>
      </w:r>
      <w:proofErr w:type="spellEnd"/>
      <w:r>
        <w:rPr>
          <w:i/>
          <w:iCs/>
        </w:rPr>
        <w:t xml:space="preserve"> </w:t>
      </w:r>
      <w:proofErr w:type="spellStart"/>
      <w:r>
        <w:rPr>
          <w:i/>
          <w:iCs/>
        </w:rPr>
        <w:t>Comput</w:t>
      </w:r>
      <w:proofErr w:type="spellEnd"/>
      <w:r>
        <w:rPr>
          <w:i/>
          <w:iCs/>
        </w:rPr>
        <w:t>. Biol.</w:t>
      </w:r>
      <w:r>
        <w:t xml:space="preserve"> </w:t>
      </w:r>
      <w:r>
        <w:rPr>
          <w:b/>
          <w:bCs/>
        </w:rPr>
        <w:t>4</w:t>
      </w:r>
      <w:r>
        <w:t>, e1000239 (2008).</w:t>
      </w:r>
    </w:p>
    <w:p w14:paraId="3752EBAB" w14:textId="77777777" w:rsidR="001C19F4" w:rsidRDefault="001C19F4" w:rsidP="001C19F4">
      <w:pPr>
        <w:pStyle w:val="Bibliography"/>
      </w:pPr>
      <w:r>
        <w:t>49.</w:t>
      </w:r>
      <w:r>
        <w:tab/>
        <w:t xml:space="preserve">Smith, M. A. &amp; Kohn, A. Spatial and temporal scales of neuronal correlation in primary visual cortex. </w:t>
      </w:r>
      <w:r>
        <w:rPr>
          <w:i/>
          <w:iCs/>
        </w:rPr>
        <w:t xml:space="preserve">J. </w:t>
      </w:r>
      <w:proofErr w:type="spellStart"/>
      <w:r>
        <w:rPr>
          <w:i/>
          <w:iCs/>
        </w:rPr>
        <w:t>Neurosci</w:t>
      </w:r>
      <w:proofErr w:type="spellEnd"/>
      <w:r>
        <w:rPr>
          <w:i/>
          <w:iCs/>
        </w:rPr>
        <w:t xml:space="preserve">. Off. J. Soc. </w:t>
      </w:r>
      <w:proofErr w:type="spellStart"/>
      <w:r>
        <w:rPr>
          <w:i/>
          <w:iCs/>
        </w:rPr>
        <w:t>Neurosci</w:t>
      </w:r>
      <w:proofErr w:type="spellEnd"/>
      <w:r>
        <w:rPr>
          <w:i/>
          <w:iCs/>
        </w:rPr>
        <w:t>.</w:t>
      </w:r>
      <w:r>
        <w:t xml:space="preserve"> </w:t>
      </w:r>
      <w:r>
        <w:rPr>
          <w:b/>
          <w:bCs/>
        </w:rPr>
        <w:t>28</w:t>
      </w:r>
      <w:r>
        <w:t>, 12591–12603 (2008).</w:t>
      </w:r>
    </w:p>
    <w:p w14:paraId="0327D4FE" w14:textId="77777777" w:rsidR="001C19F4" w:rsidRDefault="001C19F4" w:rsidP="001C19F4">
      <w:pPr>
        <w:pStyle w:val="Bibliography"/>
      </w:pPr>
      <w:r>
        <w:t>50.</w:t>
      </w:r>
      <w:r>
        <w:tab/>
      </w:r>
      <w:proofErr w:type="spellStart"/>
      <w:r>
        <w:t>Goltstein</w:t>
      </w:r>
      <w:proofErr w:type="spellEnd"/>
      <w:r>
        <w:t xml:space="preserve">, P. M., </w:t>
      </w:r>
      <w:proofErr w:type="spellStart"/>
      <w:r>
        <w:t>Montijn</w:t>
      </w:r>
      <w:proofErr w:type="spellEnd"/>
      <w:r>
        <w:t xml:space="preserve">, J. S. &amp; </w:t>
      </w:r>
      <w:proofErr w:type="spellStart"/>
      <w:r>
        <w:t>Pennartz</w:t>
      </w:r>
      <w:proofErr w:type="spellEnd"/>
      <w:r>
        <w:t xml:space="preserve">, C. M. A. Effects of isoflurane anesthesia on ensemble patterns of Ca2+ activity in mouse v1: reduced direction selectivity independent of increased correlations in cellular activity. </w:t>
      </w:r>
      <w:proofErr w:type="spellStart"/>
      <w:r>
        <w:rPr>
          <w:i/>
          <w:iCs/>
        </w:rPr>
        <w:t>PloS</w:t>
      </w:r>
      <w:proofErr w:type="spellEnd"/>
      <w:r>
        <w:rPr>
          <w:i/>
          <w:iCs/>
        </w:rPr>
        <w:t xml:space="preserve"> One</w:t>
      </w:r>
      <w:r>
        <w:t xml:space="preserve"> </w:t>
      </w:r>
      <w:r>
        <w:rPr>
          <w:b/>
          <w:bCs/>
        </w:rPr>
        <w:t>10</w:t>
      </w:r>
      <w:r>
        <w:t>, e0118277 (2015).</w:t>
      </w:r>
    </w:p>
    <w:p w14:paraId="2A22CDE5" w14:textId="77777777" w:rsidR="001C19F4" w:rsidRDefault="001C19F4" w:rsidP="001C19F4">
      <w:pPr>
        <w:pStyle w:val="Bibliography"/>
      </w:pPr>
      <w:r>
        <w:t>51.</w:t>
      </w:r>
      <w:r>
        <w:tab/>
        <w:t xml:space="preserve">Greenberg, D. S., </w:t>
      </w:r>
      <w:proofErr w:type="spellStart"/>
      <w:r>
        <w:t>Houweling</w:t>
      </w:r>
      <w:proofErr w:type="spellEnd"/>
      <w:r>
        <w:t xml:space="preserve">, A. R. &amp; Kerr, J. N. D. Population imaging of ongoing neuronal activity in the visual cortex of awake rats. </w:t>
      </w:r>
      <w:r>
        <w:rPr>
          <w:i/>
          <w:iCs/>
        </w:rPr>
        <w:t xml:space="preserve">Nat. </w:t>
      </w:r>
      <w:proofErr w:type="spellStart"/>
      <w:r>
        <w:rPr>
          <w:i/>
          <w:iCs/>
        </w:rPr>
        <w:t>Neurosci</w:t>
      </w:r>
      <w:proofErr w:type="spellEnd"/>
      <w:r>
        <w:rPr>
          <w:i/>
          <w:iCs/>
        </w:rPr>
        <w:t>.</w:t>
      </w:r>
      <w:r>
        <w:t xml:space="preserve"> </w:t>
      </w:r>
      <w:r>
        <w:rPr>
          <w:b/>
          <w:bCs/>
        </w:rPr>
        <w:t>11</w:t>
      </w:r>
      <w:r>
        <w:t>, 749–751 (2008).</w:t>
      </w:r>
    </w:p>
    <w:p w14:paraId="144197D3" w14:textId="77777777" w:rsidR="001C19F4" w:rsidRDefault="001C19F4" w:rsidP="001C19F4">
      <w:pPr>
        <w:pStyle w:val="Bibliography"/>
      </w:pPr>
      <w:r>
        <w:t>52.</w:t>
      </w:r>
      <w:r>
        <w:tab/>
        <w:t xml:space="preserve">Blankenship, A. G. </w:t>
      </w:r>
      <w:r>
        <w:rPr>
          <w:i/>
          <w:iCs/>
        </w:rPr>
        <w:t>et al.</w:t>
      </w:r>
      <w:r>
        <w:t xml:space="preserve"> The Role of Neuronal </w:t>
      </w:r>
      <w:proofErr w:type="spellStart"/>
      <w:r>
        <w:t>Connexins</w:t>
      </w:r>
      <w:proofErr w:type="spellEnd"/>
      <w:r>
        <w:t xml:space="preserve"> 36 and 45 in Shaping Spontaneous Firing Patterns in the Developing Retina. </w:t>
      </w:r>
      <w:r>
        <w:rPr>
          <w:i/>
          <w:iCs/>
        </w:rPr>
        <w:t xml:space="preserve">J. </w:t>
      </w:r>
      <w:proofErr w:type="spellStart"/>
      <w:r>
        <w:rPr>
          <w:i/>
          <w:iCs/>
        </w:rPr>
        <w:t>Neurosci</w:t>
      </w:r>
      <w:proofErr w:type="spellEnd"/>
      <w:r>
        <w:rPr>
          <w:i/>
          <w:iCs/>
        </w:rPr>
        <w:t>.</w:t>
      </w:r>
      <w:r>
        <w:t xml:space="preserve"> </w:t>
      </w:r>
      <w:r>
        <w:rPr>
          <w:b/>
          <w:bCs/>
        </w:rPr>
        <w:t>31</w:t>
      </w:r>
      <w:r>
        <w:t>, 9998–10008 (2011).</w:t>
      </w:r>
    </w:p>
    <w:p w14:paraId="336A24AA" w14:textId="77777777" w:rsidR="001C19F4" w:rsidRPr="001C19F4" w:rsidRDefault="001C19F4" w:rsidP="001C19F4">
      <w:pPr>
        <w:pStyle w:val="Bibliography"/>
        <w:rPr>
          <w:lang w:val="de-DE"/>
        </w:rPr>
      </w:pPr>
      <w:r>
        <w:lastRenderedPageBreak/>
        <w:t>53.</w:t>
      </w:r>
      <w:r>
        <w:tab/>
      </w:r>
      <w:proofErr w:type="spellStart"/>
      <w:r>
        <w:t>Cutts</w:t>
      </w:r>
      <w:proofErr w:type="spellEnd"/>
      <w:r>
        <w:t xml:space="preserve">, C. S. &amp; </w:t>
      </w:r>
      <w:proofErr w:type="spellStart"/>
      <w:r>
        <w:t>Eglen</w:t>
      </w:r>
      <w:proofErr w:type="spellEnd"/>
      <w:r>
        <w:t xml:space="preserve">, S. J. Detecting pairwise correlations in spike trains: an objective comparison of methods and application to the study of retinal waves. </w:t>
      </w:r>
      <w:r w:rsidRPr="001C19F4">
        <w:rPr>
          <w:i/>
          <w:iCs/>
          <w:lang w:val="de-DE"/>
        </w:rPr>
        <w:t xml:space="preserve">J. </w:t>
      </w:r>
      <w:proofErr w:type="spellStart"/>
      <w:r w:rsidRPr="001C19F4">
        <w:rPr>
          <w:i/>
          <w:iCs/>
          <w:lang w:val="de-DE"/>
        </w:rPr>
        <w:t>Neurosci</w:t>
      </w:r>
      <w:proofErr w:type="spellEnd"/>
      <w:r w:rsidRPr="001C19F4">
        <w:rPr>
          <w:i/>
          <w:iCs/>
          <w:lang w:val="de-DE"/>
        </w:rPr>
        <w:t xml:space="preserve">. Off. J. </w:t>
      </w:r>
      <w:proofErr w:type="spellStart"/>
      <w:r w:rsidRPr="001C19F4">
        <w:rPr>
          <w:i/>
          <w:iCs/>
          <w:lang w:val="de-DE"/>
        </w:rPr>
        <w:t>Soc</w:t>
      </w:r>
      <w:proofErr w:type="spellEnd"/>
      <w:r w:rsidRPr="001C19F4">
        <w:rPr>
          <w:i/>
          <w:iCs/>
          <w:lang w:val="de-DE"/>
        </w:rPr>
        <w:t xml:space="preserve">. </w:t>
      </w:r>
      <w:proofErr w:type="spellStart"/>
      <w:r w:rsidRPr="001C19F4">
        <w:rPr>
          <w:i/>
          <w:iCs/>
          <w:lang w:val="de-DE"/>
        </w:rPr>
        <w:t>Neurosci</w:t>
      </w:r>
      <w:proofErr w:type="spellEnd"/>
      <w:r w:rsidRPr="001C19F4">
        <w:rPr>
          <w:i/>
          <w:iCs/>
          <w:lang w:val="de-DE"/>
        </w:rPr>
        <w:t>.</w:t>
      </w:r>
      <w:r w:rsidRPr="001C19F4">
        <w:rPr>
          <w:lang w:val="de-DE"/>
        </w:rPr>
        <w:t xml:space="preserve"> </w:t>
      </w:r>
      <w:r w:rsidRPr="001C19F4">
        <w:rPr>
          <w:b/>
          <w:bCs/>
          <w:lang w:val="de-DE"/>
        </w:rPr>
        <w:t>34</w:t>
      </w:r>
      <w:r w:rsidRPr="001C19F4">
        <w:rPr>
          <w:lang w:val="de-DE"/>
        </w:rPr>
        <w:t>, 14288–14303 (2014).</w:t>
      </w:r>
    </w:p>
    <w:p w14:paraId="0A0D4B47" w14:textId="77777777" w:rsidR="001C19F4" w:rsidRDefault="001C19F4" w:rsidP="001C19F4">
      <w:pPr>
        <w:pStyle w:val="Bibliography"/>
      </w:pPr>
      <w:r w:rsidRPr="001C19F4">
        <w:rPr>
          <w:lang w:val="de-DE"/>
        </w:rPr>
        <w:t>54.</w:t>
      </w:r>
      <w:r w:rsidRPr="001C19F4">
        <w:rPr>
          <w:lang w:val="de-DE"/>
        </w:rPr>
        <w:tab/>
      </w:r>
      <w:proofErr w:type="spellStart"/>
      <w:r w:rsidRPr="001C19F4">
        <w:rPr>
          <w:lang w:val="de-DE"/>
        </w:rPr>
        <w:t>Bitzenhofer</w:t>
      </w:r>
      <w:proofErr w:type="spellEnd"/>
      <w:r w:rsidRPr="001C19F4">
        <w:rPr>
          <w:lang w:val="de-DE"/>
        </w:rPr>
        <w:t xml:space="preserve">, S. H. </w:t>
      </w:r>
      <w:r w:rsidRPr="001C19F4">
        <w:rPr>
          <w:i/>
          <w:iCs/>
          <w:lang w:val="de-DE"/>
        </w:rPr>
        <w:t>et al.</w:t>
      </w:r>
      <w:r w:rsidRPr="001C19F4">
        <w:rPr>
          <w:lang w:val="de-DE"/>
        </w:rPr>
        <w:t xml:space="preserve"> </w:t>
      </w:r>
      <w:r>
        <w:t xml:space="preserve">Layer-specific optogenetic activation of pyramidal neurons causes beta-gamma entrainment of neonatal networks. </w:t>
      </w:r>
      <w:r>
        <w:rPr>
          <w:i/>
          <w:iCs/>
        </w:rPr>
        <w:t xml:space="preserve">Nat. </w:t>
      </w:r>
      <w:proofErr w:type="spellStart"/>
      <w:r>
        <w:rPr>
          <w:i/>
          <w:iCs/>
        </w:rPr>
        <w:t>Commun</w:t>
      </w:r>
      <w:proofErr w:type="spellEnd"/>
      <w:r>
        <w:rPr>
          <w:i/>
          <w:iCs/>
        </w:rPr>
        <w:t>.</w:t>
      </w:r>
      <w:r>
        <w:t xml:space="preserve"> </w:t>
      </w:r>
      <w:r>
        <w:rPr>
          <w:b/>
          <w:bCs/>
        </w:rPr>
        <w:t>8</w:t>
      </w:r>
      <w:r>
        <w:t>, (2017).</w:t>
      </w:r>
    </w:p>
    <w:p w14:paraId="3B0D9B24" w14:textId="77777777" w:rsidR="001C19F4" w:rsidRDefault="001C19F4" w:rsidP="001C19F4">
      <w:pPr>
        <w:pStyle w:val="Bibliography"/>
      </w:pPr>
      <w:r>
        <w:t>55.</w:t>
      </w:r>
      <w:r>
        <w:tab/>
        <w:t xml:space="preserve">Bitzenhofer, S. H., Ahlbeck, J. &amp; </w:t>
      </w:r>
      <w:proofErr w:type="spellStart"/>
      <w:r>
        <w:t>Hanganu-Opatz</w:t>
      </w:r>
      <w:proofErr w:type="spellEnd"/>
      <w:r>
        <w:t xml:space="preserve">, I. L. Methodological Approach for Optogenetic Manipulation of Neonatal Neuronal Networks. </w:t>
      </w:r>
      <w:r>
        <w:rPr>
          <w:i/>
          <w:iCs/>
        </w:rPr>
        <w:t xml:space="preserve">Front. Cell. </w:t>
      </w:r>
      <w:proofErr w:type="spellStart"/>
      <w:r>
        <w:rPr>
          <w:i/>
          <w:iCs/>
        </w:rPr>
        <w:t>Neurosci</w:t>
      </w:r>
      <w:proofErr w:type="spellEnd"/>
      <w:r>
        <w:rPr>
          <w:i/>
          <w:iCs/>
        </w:rPr>
        <w:t>.</w:t>
      </w:r>
      <w:r>
        <w:t xml:space="preserve"> </w:t>
      </w:r>
      <w:r>
        <w:rPr>
          <w:b/>
          <w:bCs/>
        </w:rPr>
        <w:t>11</w:t>
      </w:r>
      <w:r>
        <w:t>, 239 (2017).</w:t>
      </w:r>
    </w:p>
    <w:p w14:paraId="14057E56" w14:textId="77777777" w:rsidR="001C19F4" w:rsidRDefault="001C19F4" w:rsidP="001C19F4">
      <w:pPr>
        <w:pStyle w:val="Bibliography"/>
      </w:pPr>
      <w:r>
        <w:t>56.</w:t>
      </w:r>
      <w:r>
        <w:tab/>
        <w:t xml:space="preserve">Roux, L., Stark, E., </w:t>
      </w:r>
      <w:proofErr w:type="spellStart"/>
      <w:r>
        <w:t>Sjulson</w:t>
      </w:r>
      <w:proofErr w:type="spellEnd"/>
      <w:r>
        <w:t xml:space="preserve">, L. &amp; </w:t>
      </w:r>
      <w:proofErr w:type="spellStart"/>
      <w:r>
        <w:t>Buzsáki</w:t>
      </w:r>
      <w:proofErr w:type="spellEnd"/>
      <w:r>
        <w:t xml:space="preserve">, G. In vivo optogenetic identification and manipulation of GABAergic interneuron subtypes. </w:t>
      </w:r>
      <w:proofErr w:type="spellStart"/>
      <w:r>
        <w:rPr>
          <w:i/>
          <w:iCs/>
        </w:rPr>
        <w:t>Curr</w:t>
      </w:r>
      <w:proofErr w:type="spellEnd"/>
      <w:r>
        <w:rPr>
          <w:i/>
          <w:iCs/>
        </w:rPr>
        <w:t xml:space="preserve">. </w:t>
      </w:r>
      <w:proofErr w:type="spellStart"/>
      <w:r>
        <w:rPr>
          <w:i/>
          <w:iCs/>
        </w:rPr>
        <w:t>Opin</w:t>
      </w:r>
      <w:proofErr w:type="spellEnd"/>
      <w:r>
        <w:rPr>
          <w:i/>
          <w:iCs/>
        </w:rPr>
        <w:t xml:space="preserve">. </w:t>
      </w:r>
      <w:proofErr w:type="spellStart"/>
      <w:r>
        <w:rPr>
          <w:i/>
          <w:iCs/>
        </w:rPr>
        <w:t>Neurobiol</w:t>
      </w:r>
      <w:proofErr w:type="spellEnd"/>
      <w:r>
        <w:rPr>
          <w:i/>
          <w:iCs/>
        </w:rPr>
        <w:t>.</w:t>
      </w:r>
      <w:r>
        <w:t xml:space="preserve"> </w:t>
      </w:r>
      <w:r>
        <w:rPr>
          <w:b/>
          <w:bCs/>
        </w:rPr>
        <w:t>0</w:t>
      </w:r>
      <w:r>
        <w:t>, 88–95 (2014).</w:t>
      </w:r>
    </w:p>
    <w:p w14:paraId="31CC5CF2" w14:textId="77777777" w:rsidR="001C19F4" w:rsidRDefault="001C19F4" w:rsidP="001C19F4">
      <w:pPr>
        <w:pStyle w:val="Bibliography"/>
      </w:pPr>
      <w:r>
        <w:t>57.</w:t>
      </w:r>
      <w:r>
        <w:tab/>
      </w:r>
      <w:proofErr w:type="spellStart"/>
      <w:r>
        <w:t>Sessolo</w:t>
      </w:r>
      <w:proofErr w:type="spellEnd"/>
      <w:r>
        <w:t xml:space="preserve">, M. </w:t>
      </w:r>
      <w:r>
        <w:rPr>
          <w:i/>
          <w:iCs/>
        </w:rPr>
        <w:t>et al.</w:t>
      </w:r>
      <w:r>
        <w:t xml:space="preserve"> Parvalbumin-Positive Inhibitory Interneurons Oppose Propagation But Favor Generation of Focal </w:t>
      </w:r>
      <w:proofErr w:type="spellStart"/>
      <w:r>
        <w:t>Epileptiform</w:t>
      </w:r>
      <w:proofErr w:type="spellEnd"/>
      <w:r>
        <w:t xml:space="preserve"> Activity. </w:t>
      </w:r>
      <w:r>
        <w:rPr>
          <w:i/>
          <w:iCs/>
        </w:rPr>
        <w:t xml:space="preserve">J. </w:t>
      </w:r>
      <w:proofErr w:type="spellStart"/>
      <w:r>
        <w:rPr>
          <w:i/>
          <w:iCs/>
        </w:rPr>
        <w:t>Neurosci</w:t>
      </w:r>
      <w:proofErr w:type="spellEnd"/>
      <w:r>
        <w:rPr>
          <w:i/>
          <w:iCs/>
        </w:rPr>
        <w:t xml:space="preserve">. Off. J. Soc. </w:t>
      </w:r>
      <w:proofErr w:type="spellStart"/>
      <w:r>
        <w:rPr>
          <w:i/>
          <w:iCs/>
        </w:rPr>
        <w:t>Neurosci</w:t>
      </w:r>
      <w:proofErr w:type="spellEnd"/>
      <w:r>
        <w:rPr>
          <w:i/>
          <w:iCs/>
        </w:rPr>
        <w:t>.</w:t>
      </w:r>
      <w:r>
        <w:t xml:space="preserve"> </w:t>
      </w:r>
      <w:r>
        <w:rPr>
          <w:b/>
          <w:bCs/>
        </w:rPr>
        <w:t>35</w:t>
      </w:r>
      <w:r>
        <w:t>, 9544–9557 (2015).</w:t>
      </w:r>
    </w:p>
    <w:p w14:paraId="08167022" w14:textId="77777777" w:rsidR="001C19F4" w:rsidRDefault="001C19F4" w:rsidP="001C19F4">
      <w:pPr>
        <w:pStyle w:val="Bibliography"/>
      </w:pPr>
      <w:r>
        <w:t>58.</w:t>
      </w:r>
      <w:r>
        <w:tab/>
      </w:r>
      <w:proofErr w:type="spellStart"/>
      <w:r>
        <w:t>Kirmse</w:t>
      </w:r>
      <w:proofErr w:type="spellEnd"/>
      <w:r>
        <w:t xml:space="preserve">, K. </w:t>
      </w:r>
      <w:r>
        <w:rPr>
          <w:i/>
          <w:iCs/>
        </w:rPr>
        <w:t>et al.</w:t>
      </w:r>
      <w:r>
        <w:t xml:space="preserve"> GABA depolarizes immature neurons and inhibits network activity in the neonatal neocortex in vivo. </w:t>
      </w:r>
      <w:r>
        <w:rPr>
          <w:i/>
          <w:iCs/>
        </w:rPr>
        <w:t xml:space="preserve">Nat. </w:t>
      </w:r>
      <w:proofErr w:type="spellStart"/>
      <w:r>
        <w:rPr>
          <w:i/>
          <w:iCs/>
        </w:rPr>
        <w:t>Commun</w:t>
      </w:r>
      <w:proofErr w:type="spellEnd"/>
      <w:r>
        <w:rPr>
          <w:i/>
          <w:iCs/>
        </w:rPr>
        <w:t>.</w:t>
      </w:r>
      <w:r>
        <w:t xml:space="preserve"> </w:t>
      </w:r>
      <w:r>
        <w:rPr>
          <w:b/>
          <w:bCs/>
        </w:rPr>
        <w:t>6</w:t>
      </w:r>
      <w:r>
        <w:t>, 7750 (2015).</w:t>
      </w:r>
    </w:p>
    <w:p w14:paraId="5FD86F03" w14:textId="77777777" w:rsidR="001C19F4" w:rsidRDefault="001C19F4" w:rsidP="001C19F4">
      <w:pPr>
        <w:pStyle w:val="Bibliography"/>
      </w:pPr>
      <w:r>
        <w:t>59.</w:t>
      </w:r>
      <w:r>
        <w:tab/>
        <w:t xml:space="preserve">Murata, Y. &amp; </w:t>
      </w:r>
      <w:proofErr w:type="spellStart"/>
      <w:r>
        <w:t>Colonnese</w:t>
      </w:r>
      <w:proofErr w:type="spellEnd"/>
      <w:r>
        <w:t xml:space="preserve">, M. T. GABAergic interneurons excite neonatal hippocampus in vivo. </w:t>
      </w:r>
      <w:r>
        <w:rPr>
          <w:i/>
          <w:iCs/>
        </w:rPr>
        <w:t>Sci. Adv.</w:t>
      </w:r>
      <w:r>
        <w:t xml:space="preserve"> </w:t>
      </w:r>
      <w:r>
        <w:rPr>
          <w:b/>
          <w:bCs/>
        </w:rPr>
        <w:t>6</w:t>
      </w:r>
      <w:r>
        <w:t>, (2020).</w:t>
      </w:r>
    </w:p>
    <w:p w14:paraId="0D27BBCE" w14:textId="77777777" w:rsidR="001C19F4" w:rsidRDefault="001C19F4" w:rsidP="001C19F4">
      <w:pPr>
        <w:pStyle w:val="Bibliography"/>
      </w:pPr>
      <w:r>
        <w:t>60.</w:t>
      </w:r>
      <w:r>
        <w:tab/>
      </w:r>
      <w:proofErr w:type="spellStart"/>
      <w:r>
        <w:t>Tsodyks</w:t>
      </w:r>
      <w:proofErr w:type="spellEnd"/>
      <w:r>
        <w:t xml:space="preserve">, M. V., Skaggs, W. E., </w:t>
      </w:r>
      <w:proofErr w:type="spellStart"/>
      <w:r>
        <w:t>Sejnowski</w:t>
      </w:r>
      <w:proofErr w:type="spellEnd"/>
      <w:r>
        <w:t xml:space="preserve">, T. J. &amp; McNaughton, B. L. Paradoxical effects of external modulation of inhibitory interneurons. </w:t>
      </w:r>
      <w:r>
        <w:rPr>
          <w:i/>
          <w:iCs/>
        </w:rPr>
        <w:t xml:space="preserve">J. </w:t>
      </w:r>
      <w:proofErr w:type="spellStart"/>
      <w:r>
        <w:rPr>
          <w:i/>
          <w:iCs/>
        </w:rPr>
        <w:t>Neurosci</w:t>
      </w:r>
      <w:proofErr w:type="spellEnd"/>
      <w:r>
        <w:rPr>
          <w:i/>
          <w:iCs/>
        </w:rPr>
        <w:t xml:space="preserve">. Off. J. Soc. </w:t>
      </w:r>
      <w:proofErr w:type="spellStart"/>
      <w:r>
        <w:rPr>
          <w:i/>
          <w:iCs/>
        </w:rPr>
        <w:t>Neurosci</w:t>
      </w:r>
      <w:proofErr w:type="spellEnd"/>
      <w:r>
        <w:rPr>
          <w:i/>
          <w:iCs/>
        </w:rPr>
        <w:t>.</w:t>
      </w:r>
      <w:r>
        <w:t xml:space="preserve"> </w:t>
      </w:r>
      <w:r>
        <w:rPr>
          <w:b/>
          <w:bCs/>
        </w:rPr>
        <w:t>17</w:t>
      </w:r>
      <w:r>
        <w:t>, 4382–4388 (1997).</w:t>
      </w:r>
    </w:p>
    <w:p w14:paraId="485C8F06" w14:textId="77777777" w:rsidR="001C19F4" w:rsidRDefault="001C19F4" w:rsidP="001C19F4">
      <w:pPr>
        <w:pStyle w:val="Bibliography"/>
      </w:pPr>
      <w:r>
        <w:t>61.</w:t>
      </w:r>
      <w:r>
        <w:tab/>
      </w:r>
      <w:proofErr w:type="spellStart"/>
      <w:r>
        <w:t>Sadeh</w:t>
      </w:r>
      <w:proofErr w:type="spellEnd"/>
      <w:r>
        <w:t xml:space="preserve">, S. &amp; </w:t>
      </w:r>
      <w:proofErr w:type="spellStart"/>
      <w:r>
        <w:t>Clopath</w:t>
      </w:r>
      <w:proofErr w:type="spellEnd"/>
      <w:r>
        <w:t xml:space="preserve">, C. Patterned perturbation of inhibition can reveal the dynamical structure of neural processing. </w:t>
      </w:r>
      <w:proofErr w:type="spellStart"/>
      <w:r>
        <w:rPr>
          <w:i/>
          <w:iCs/>
        </w:rPr>
        <w:t>eLife</w:t>
      </w:r>
      <w:proofErr w:type="spellEnd"/>
      <w:r>
        <w:t xml:space="preserve"> </w:t>
      </w:r>
      <w:r>
        <w:rPr>
          <w:b/>
          <w:bCs/>
        </w:rPr>
        <w:t>9</w:t>
      </w:r>
      <w:r>
        <w:t>, (2020).</w:t>
      </w:r>
    </w:p>
    <w:p w14:paraId="21E7B412" w14:textId="77777777" w:rsidR="001C19F4" w:rsidRDefault="001C19F4" w:rsidP="001C19F4">
      <w:pPr>
        <w:pStyle w:val="Bibliography"/>
      </w:pPr>
      <w:r>
        <w:t>62.</w:t>
      </w:r>
      <w:r>
        <w:tab/>
        <w:t xml:space="preserve">Kato, H. K., </w:t>
      </w:r>
      <w:proofErr w:type="spellStart"/>
      <w:r>
        <w:t>Asinof</w:t>
      </w:r>
      <w:proofErr w:type="spellEnd"/>
      <w:r>
        <w:t xml:space="preserve">, S. K. &amp; Isaacson, J. S. Network-Level Control of Frequency Tuning in Auditory Cortex. </w:t>
      </w:r>
      <w:r>
        <w:rPr>
          <w:i/>
          <w:iCs/>
        </w:rPr>
        <w:t>Neuron</w:t>
      </w:r>
      <w:r>
        <w:t xml:space="preserve"> </w:t>
      </w:r>
      <w:r>
        <w:rPr>
          <w:b/>
          <w:bCs/>
        </w:rPr>
        <w:t>95</w:t>
      </w:r>
      <w:r>
        <w:t>, 412-423.e4 (2017).</w:t>
      </w:r>
    </w:p>
    <w:p w14:paraId="50F3D6AD" w14:textId="77777777" w:rsidR="001C19F4" w:rsidRDefault="001C19F4" w:rsidP="001C19F4">
      <w:pPr>
        <w:pStyle w:val="Bibliography"/>
      </w:pPr>
      <w:r>
        <w:lastRenderedPageBreak/>
        <w:t>63.</w:t>
      </w:r>
      <w:r>
        <w:tab/>
      </w:r>
      <w:proofErr w:type="spellStart"/>
      <w:r>
        <w:t>Sanzeni</w:t>
      </w:r>
      <w:proofErr w:type="spellEnd"/>
      <w:r>
        <w:t xml:space="preserve">, A. </w:t>
      </w:r>
      <w:r>
        <w:rPr>
          <w:i/>
          <w:iCs/>
        </w:rPr>
        <w:t>et al.</w:t>
      </w:r>
      <w:r>
        <w:t xml:space="preserve"> Inhibition stabilization is a widespread property of cortical networks. </w:t>
      </w:r>
      <w:proofErr w:type="spellStart"/>
      <w:r>
        <w:rPr>
          <w:i/>
          <w:iCs/>
        </w:rPr>
        <w:t>eLife</w:t>
      </w:r>
      <w:proofErr w:type="spellEnd"/>
      <w:r>
        <w:t xml:space="preserve"> </w:t>
      </w:r>
      <w:r>
        <w:rPr>
          <w:b/>
          <w:bCs/>
        </w:rPr>
        <w:t>9</w:t>
      </w:r>
      <w:r>
        <w:t>, (2020).</w:t>
      </w:r>
    </w:p>
    <w:p w14:paraId="357F9745" w14:textId="77777777" w:rsidR="001C19F4" w:rsidRDefault="001C19F4" w:rsidP="001C19F4">
      <w:pPr>
        <w:pStyle w:val="Bibliography"/>
      </w:pPr>
      <w:r>
        <w:t>64.</w:t>
      </w:r>
      <w:r>
        <w:tab/>
      </w:r>
      <w:proofErr w:type="spellStart"/>
      <w:r>
        <w:t>mchini</w:t>
      </w:r>
      <w:proofErr w:type="spellEnd"/>
      <w:r>
        <w:t>. mchini/Resolving_and_rescuing_developmental_miswiring_in_a_mouse_model_of_cognitive_impairment. https://gin.g-node.org/mchini/Resolving_and_rescuing_developmental_miswiring_in_a_mouse_model_of_cognitive_impairment.</w:t>
      </w:r>
    </w:p>
    <w:p w14:paraId="7ADB0589" w14:textId="77777777" w:rsidR="001C19F4" w:rsidRDefault="001C19F4" w:rsidP="001C19F4">
      <w:pPr>
        <w:pStyle w:val="Bibliography"/>
      </w:pPr>
      <w:r>
        <w:t>65.</w:t>
      </w:r>
      <w:r>
        <w:tab/>
      </w:r>
      <w:proofErr w:type="spellStart"/>
      <w:r>
        <w:t>Jastyn</w:t>
      </w:r>
      <w:proofErr w:type="spellEnd"/>
      <w:r>
        <w:t xml:space="preserve">. </w:t>
      </w:r>
      <w:proofErr w:type="spellStart"/>
      <w:r>
        <w:t>Jastyn</w:t>
      </w:r>
      <w:proofErr w:type="spellEnd"/>
      <w:r>
        <w:t>/</w:t>
      </w:r>
      <w:proofErr w:type="spellStart"/>
      <w:r>
        <w:t>Early_activity_is_critical_for_prefrontal_development</w:t>
      </w:r>
      <w:proofErr w:type="spellEnd"/>
      <w:r>
        <w:t>. https://gin.g-node.org/Jastyn/Early_activity_is_critical_for_prefrontal_development.</w:t>
      </w:r>
    </w:p>
    <w:p w14:paraId="3F703FF2" w14:textId="77777777" w:rsidR="001C19F4" w:rsidRDefault="001C19F4" w:rsidP="001C19F4">
      <w:pPr>
        <w:pStyle w:val="Bibliography"/>
      </w:pPr>
      <w:r>
        <w:t>66.</w:t>
      </w:r>
      <w:r>
        <w:tab/>
        <w:t xml:space="preserve">Xu, X. X., Chini, M., Bitzenhofer, S. H. &amp; </w:t>
      </w:r>
      <w:proofErr w:type="spellStart"/>
      <w:r>
        <w:t>Hanganu-Opatz</w:t>
      </w:r>
      <w:proofErr w:type="spellEnd"/>
      <w:r>
        <w:t xml:space="preserve">, I. L. Transient Knock-Down of Prefrontal DISC1 in Immune-Challenged Mice Causes Abnormal Long-Range Coupling and Cognitive Dysfunction throughout Development. </w:t>
      </w:r>
      <w:r>
        <w:rPr>
          <w:i/>
          <w:iCs/>
        </w:rPr>
        <w:t xml:space="preserve">J. </w:t>
      </w:r>
      <w:proofErr w:type="spellStart"/>
      <w:r>
        <w:rPr>
          <w:i/>
          <w:iCs/>
        </w:rPr>
        <w:t>Neurosci</w:t>
      </w:r>
      <w:proofErr w:type="spellEnd"/>
      <w:r>
        <w:rPr>
          <w:i/>
          <w:iCs/>
        </w:rPr>
        <w:t>.</w:t>
      </w:r>
      <w:r>
        <w:t xml:space="preserve"> </w:t>
      </w:r>
      <w:r>
        <w:rPr>
          <w:b/>
          <w:bCs/>
        </w:rPr>
        <w:t>39</w:t>
      </w:r>
      <w:r>
        <w:t>, 1222–1235 (2019).</w:t>
      </w:r>
    </w:p>
    <w:p w14:paraId="50520566" w14:textId="77777777" w:rsidR="001C19F4" w:rsidRDefault="001C19F4" w:rsidP="001C19F4">
      <w:pPr>
        <w:pStyle w:val="Bibliography"/>
      </w:pPr>
      <w:r>
        <w:t>67.</w:t>
      </w:r>
      <w:r>
        <w:tab/>
      </w:r>
      <w:proofErr w:type="spellStart"/>
      <w:r>
        <w:t>Schetinin</w:t>
      </w:r>
      <w:proofErr w:type="spellEnd"/>
      <w:r>
        <w:t xml:space="preserve">, V. &amp; </w:t>
      </w:r>
      <w:proofErr w:type="spellStart"/>
      <w:r>
        <w:t>Schult</w:t>
      </w:r>
      <w:proofErr w:type="spellEnd"/>
      <w:r>
        <w:t xml:space="preserve">, J. The combined technique for detection of artifacts in clinical electroencephalograms of sleeping newborns. </w:t>
      </w:r>
      <w:r>
        <w:rPr>
          <w:i/>
          <w:iCs/>
        </w:rPr>
        <w:t>IEEE Trans. Inf. Technol. Biomed. Publ. IEEE Eng. Med. Biol. Soc.</w:t>
      </w:r>
      <w:r>
        <w:t xml:space="preserve"> </w:t>
      </w:r>
      <w:r>
        <w:rPr>
          <w:b/>
          <w:bCs/>
        </w:rPr>
        <w:t>8</w:t>
      </w:r>
      <w:r>
        <w:t>, 28–35 (2004).</w:t>
      </w:r>
    </w:p>
    <w:p w14:paraId="75A5F5C4" w14:textId="77777777" w:rsidR="001C19F4" w:rsidRDefault="001C19F4" w:rsidP="001C19F4">
      <w:pPr>
        <w:pStyle w:val="Bibliography"/>
      </w:pPr>
      <w:r>
        <w:t>68.</w:t>
      </w:r>
      <w:r>
        <w:tab/>
      </w:r>
      <w:proofErr w:type="spellStart"/>
      <w:r>
        <w:t>Holthausen</w:t>
      </w:r>
      <w:proofErr w:type="spellEnd"/>
      <w:r>
        <w:t xml:space="preserve">, K., </w:t>
      </w:r>
      <w:proofErr w:type="spellStart"/>
      <w:r>
        <w:t>Breidbach</w:t>
      </w:r>
      <w:proofErr w:type="spellEnd"/>
      <w:r>
        <w:t xml:space="preserve">, O., </w:t>
      </w:r>
      <w:proofErr w:type="spellStart"/>
      <w:r>
        <w:t>Scheidt</w:t>
      </w:r>
      <w:proofErr w:type="spellEnd"/>
      <w:r>
        <w:t xml:space="preserve">, B. &amp; </w:t>
      </w:r>
      <w:proofErr w:type="spellStart"/>
      <w:r>
        <w:t>Frenzel</w:t>
      </w:r>
      <w:proofErr w:type="spellEnd"/>
      <w:r>
        <w:t xml:space="preserve">, J. Clinical relevance of age-dependent EEG signatures in the detection of neonates at high risk for apnea. </w:t>
      </w:r>
      <w:proofErr w:type="spellStart"/>
      <w:r>
        <w:rPr>
          <w:i/>
          <w:iCs/>
        </w:rPr>
        <w:t>Neurosci</w:t>
      </w:r>
      <w:proofErr w:type="spellEnd"/>
      <w:r>
        <w:rPr>
          <w:i/>
          <w:iCs/>
        </w:rPr>
        <w:t>. Lett.</w:t>
      </w:r>
      <w:r>
        <w:t xml:space="preserve"> </w:t>
      </w:r>
      <w:r>
        <w:rPr>
          <w:b/>
          <w:bCs/>
        </w:rPr>
        <w:t>268</w:t>
      </w:r>
      <w:r>
        <w:t>, 123–126 (1999).</w:t>
      </w:r>
    </w:p>
    <w:p w14:paraId="7AD246A0" w14:textId="77777777" w:rsidR="001C19F4" w:rsidRDefault="001C19F4" w:rsidP="001C19F4">
      <w:pPr>
        <w:pStyle w:val="Bibliography"/>
      </w:pPr>
      <w:r>
        <w:t>69.</w:t>
      </w:r>
      <w:r>
        <w:tab/>
      </w:r>
      <w:proofErr w:type="spellStart"/>
      <w:r>
        <w:t>Wielek</w:t>
      </w:r>
      <w:proofErr w:type="spellEnd"/>
      <w:r>
        <w:t xml:space="preserve">, T. </w:t>
      </w:r>
      <w:r>
        <w:rPr>
          <w:i/>
          <w:iCs/>
        </w:rPr>
        <w:t>et al.</w:t>
      </w:r>
      <w:r>
        <w:t xml:space="preserve"> On the development of sleep states in the first weeks of life. </w:t>
      </w:r>
      <w:proofErr w:type="spellStart"/>
      <w:r>
        <w:rPr>
          <w:i/>
          <w:iCs/>
        </w:rPr>
        <w:t>PloS</w:t>
      </w:r>
      <w:proofErr w:type="spellEnd"/>
      <w:r>
        <w:rPr>
          <w:i/>
          <w:iCs/>
        </w:rPr>
        <w:t xml:space="preserve"> One</w:t>
      </w:r>
      <w:r>
        <w:t xml:space="preserve"> </w:t>
      </w:r>
      <w:r>
        <w:rPr>
          <w:b/>
          <w:bCs/>
        </w:rPr>
        <w:t>14</w:t>
      </w:r>
      <w:r>
        <w:t>, e0224521 (2019).</w:t>
      </w:r>
    </w:p>
    <w:p w14:paraId="6FEC7403" w14:textId="77777777" w:rsidR="001C19F4" w:rsidRDefault="001C19F4" w:rsidP="001C19F4">
      <w:pPr>
        <w:pStyle w:val="Bibliography"/>
      </w:pPr>
      <w:r>
        <w:t>70.</w:t>
      </w:r>
      <w:r>
        <w:tab/>
        <w:t xml:space="preserve">Stevenson, N. J., </w:t>
      </w:r>
      <w:proofErr w:type="spellStart"/>
      <w:r>
        <w:t>Tapani</w:t>
      </w:r>
      <w:proofErr w:type="spellEnd"/>
      <w:r>
        <w:t xml:space="preserve">, K., </w:t>
      </w:r>
      <w:proofErr w:type="spellStart"/>
      <w:r>
        <w:t>Lauronen</w:t>
      </w:r>
      <w:proofErr w:type="spellEnd"/>
      <w:r>
        <w:t xml:space="preserve">, L. &amp; </w:t>
      </w:r>
      <w:proofErr w:type="spellStart"/>
      <w:r>
        <w:t>Vanhatalo</w:t>
      </w:r>
      <w:proofErr w:type="spellEnd"/>
      <w:r>
        <w:t xml:space="preserve">, S. A dataset of neonatal EEG recordings with seizure annotations. </w:t>
      </w:r>
      <w:r>
        <w:rPr>
          <w:i/>
          <w:iCs/>
        </w:rPr>
        <w:t>Sci. Data</w:t>
      </w:r>
      <w:r>
        <w:t xml:space="preserve"> </w:t>
      </w:r>
      <w:r>
        <w:rPr>
          <w:b/>
          <w:bCs/>
        </w:rPr>
        <w:t>6</w:t>
      </w:r>
      <w:r>
        <w:t>, 190039 (2019).</w:t>
      </w:r>
    </w:p>
    <w:p w14:paraId="5D2B9C16" w14:textId="77777777" w:rsidR="001C19F4" w:rsidRDefault="001C19F4" w:rsidP="001C19F4">
      <w:pPr>
        <w:pStyle w:val="Bibliography"/>
      </w:pPr>
      <w:r>
        <w:t>71.</w:t>
      </w:r>
      <w:r>
        <w:tab/>
      </w:r>
      <w:proofErr w:type="spellStart"/>
      <w:r>
        <w:t>Stimberg</w:t>
      </w:r>
      <w:proofErr w:type="spellEnd"/>
      <w:r>
        <w:t xml:space="preserve">, M., </w:t>
      </w:r>
      <w:proofErr w:type="spellStart"/>
      <w:r>
        <w:t>Brette</w:t>
      </w:r>
      <w:proofErr w:type="spellEnd"/>
      <w:r>
        <w:t xml:space="preserve">, R. &amp; Goodman, D. F. Brian 2, an intuitive and efficient neural simulator. </w:t>
      </w:r>
      <w:proofErr w:type="spellStart"/>
      <w:r>
        <w:rPr>
          <w:i/>
          <w:iCs/>
        </w:rPr>
        <w:t>eLife</w:t>
      </w:r>
      <w:proofErr w:type="spellEnd"/>
      <w:r>
        <w:t xml:space="preserve"> </w:t>
      </w:r>
      <w:r>
        <w:rPr>
          <w:b/>
          <w:bCs/>
        </w:rPr>
        <w:t>8</w:t>
      </w:r>
      <w:r>
        <w:t>, (2019).</w:t>
      </w:r>
    </w:p>
    <w:p w14:paraId="6D0FE1B7" w14:textId="77777777" w:rsidR="001C19F4" w:rsidRDefault="001C19F4" w:rsidP="001C19F4">
      <w:pPr>
        <w:pStyle w:val="Bibliography"/>
      </w:pPr>
      <w:r>
        <w:lastRenderedPageBreak/>
        <w:t>72.</w:t>
      </w:r>
      <w:r>
        <w:tab/>
      </w:r>
      <w:proofErr w:type="spellStart"/>
      <w:r>
        <w:t>Izhikevich</w:t>
      </w:r>
      <w:proofErr w:type="spellEnd"/>
      <w:r>
        <w:t xml:space="preserve">, L., Gao, R., Peterson, E. &amp; </w:t>
      </w:r>
      <w:proofErr w:type="spellStart"/>
      <w:r>
        <w:t>Voytek</w:t>
      </w:r>
      <w:proofErr w:type="spellEnd"/>
      <w:r>
        <w:t xml:space="preserve">, B. Measuring the average power of neural oscillations. </w:t>
      </w:r>
      <w:proofErr w:type="spellStart"/>
      <w:r>
        <w:rPr>
          <w:i/>
          <w:iCs/>
        </w:rPr>
        <w:t>bioRxiv</w:t>
      </w:r>
      <w:proofErr w:type="spellEnd"/>
      <w:r>
        <w:t xml:space="preserve"> 441626 (2018) doi:10.1101/441626.</w:t>
      </w:r>
    </w:p>
    <w:p w14:paraId="15530EA3" w14:textId="77777777" w:rsidR="001C19F4" w:rsidRDefault="001C19F4" w:rsidP="001C19F4">
      <w:pPr>
        <w:pStyle w:val="Bibliography"/>
      </w:pPr>
      <w:r>
        <w:t>73.</w:t>
      </w:r>
      <w:r>
        <w:tab/>
      </w:r>
      <w:proofErr w:type="spellStart"/>
      <w:r>
        <w:t>Rossant</w:t>
      </w:r>
      <w:proofErr w:type="spellEnd"/>
      <w:r>
        <w:t xml:space="preserve">, C. </w:t>
      </w:r>
      <w:r>
        <w:rPr>
          <w:i/>
          <w:iCs/>
        </w:rPr>
        <w:t>et al.</w:t>
      </w:r>
      <w:r>
        <w:t xml:space="preserve"> Spike sorting for large, dense electrode arrays. </w:t>
      </w:r>
      <w:r>
        <w:rPr>
          <w:i/>
          <w:iCs/>
        </w:rPr>
        <w:t xml:space="preserve">Nat. </w:t>
      </w:r>
      <w:proofErr w:type="spellStart"/>
      <w:r>
        <w:rPr>
          <w:i/>
          <w:iCs/>
        </w:rPr>
        <w:t>Neurosci</w:t>
      </w:r>
      <w:proofErr w:type="spellEnd"/>
      <w:r>
        <w:rPr>
          <w:i/>
          <w:iCs/>
        </w:rPr>
        <w:t>.</w:t>
      </w:r>
      <w:r>
        <w:t xml:space="preserve"> </w:t>
      </w:r>
      <w:r>
        <w:rPr>
          <w:b/>
          <w:bCs/>
        </w:rPr>
        <w:t>19</w:t>
      </w:r>
      <w:r>
        <w:t>, 634–641 (2016).</w:t>
      </w:r>
    </w:p>
    <w:p w14:paraId="2E653F15" w14:textId="77777777" w:rsidR="001C19F4" w:rsidRDefault="001C19F4" w:rsidP="001C19F4">
      <w:pPr>
        <w:pStyle w:val="Bibliography"/>
      </w:pPr>
      <w:r>
        <w:t>74.</w:t>
      </w:r>
      <w:r>
        <w:tab/>
        <w:t xml:space="preserve">Yang, W. </w:t>
      </w:r>
      <w:r>
        <w:rPr>
          <w:i/>
          <w:iCs/>
        </w:rPr>
        <w:t>et al.</w:t>
      </w:r>
      <w:r>
        <w:t xml:space="preserve"> Anesthetics fragment hippocampal network activity, alter spine dynamics, and affect memory consolidation. </w:t>
      </w:r>
      <w:proofErr w:type="spellStart"/>
      <w:r>
        <w:rPr>
          <w:i/>
          <w:iCs/>
        </w:rPr>
        <w:t>PLoS</w:t>
      </w:r>
      <w:proofErr w:type="spellEnd"/>
      <w:r>
        <w:rPr>
          <w:i/>
          <w:iCs/>
        </w:rPr>
        <w:t xml:space="preserve"> Biol.</w:t>
      </w:r>
      <w:r>
        <w:t xml:space="preserve"> </w:t>
      </w:r>
      <w:r>
        <w:rPr>
          <w:b/>
          <w:bCs/>
        </w:rPr>
        <w:t>19</w:t>
      </w:r>
      <w:r>
        <w:t>, (2021).</w:t>
      </w:r>
    </w:p>
    <w:p w14:paraId="7D31E77C" w14:textId="77777777" w:rsidR="001C19F4" w:rsidRDefault="001C19F4" w:rsidP="001C19F4">
      <w:pPr>
        <w:pStyle w:val="Bibliography"/>
      </w:pPr>
      <w:r>
        <w:t>75.</w:t>
      </w:r>
      <w:r>
        <w:tab/>
        <w:t xml:space="preserve">Bates, D., </w:t>
      </w:r>
      <w:proofErr w:type="spellStart"/>
      <w:r>
        <w:t>Mächler</w:t>
      </w:r>
      <w:proofErr w:type="spellEnd"/>
      <w:r>
        <w:t xml:space="preserve">, M., </w:t>
      </w:r>
      <w:proofErr w:type="spellStart"/>
      <w:r>
        <w:t>Bolker</w:t>
      </w:r>
      <w:proofErr w:type="spellEnd"/>
      <w:r>
        <w:t xml:space="preserve">, B. &amp; Walker, S. Fitting Linear Mixed-Effects Models using lme4. </w:t>
      </w:r>
      <w:r>
        <w:rPr>
          <w:i/>
          <w:iCs/>
        </w:rPr>
        <w:t>ArXiv14065823 Stat</w:t>
      </w:r>
      <w:r>
        <w:t xml:space="preserve"> (2014).</w:t>
      </w:r>
    </w:p>
    <w:p w14:paraId="7E8A7E99" w14:textId="77777777" w:rsidR="001C19F4" w:rsidRDefault="001C19F4" w:rsidP="001C19F4">
      <w:pPr>
        <w:pStyle w:val="Bibliography"/>
      </w:pPr>
      <w:r>
        <w:t>76.</w:t>
      </w:r>
      <w:r>
        <w:tab/>
      </w:r>
      <w:proofErr w:type="spellStart"/>
      <w:r>
        <w:t>Kuznetsova</w:t>
      </w:r>
      <w:proofErr w:type="spellEnd"/>
      <w:r>
        <w:t xml:space="preserve">, A., </w:t>
      </w:r>
      <w:proofErr w:type="spellStart"/>
      <w:r>
        <w:t>Brockhoff</w:t>
      </w:r>
      <w:proofErr w:type="spellEnd"/>
      <w:r>
        <w:t xml:space="preserve">, P. B. &amp; Christensen, R. H. B. </w:t>
      </w:r>
      <w:proofErr w:type="spellStart"/>
      <w:r>
        <w:t>lmerTest</w:t>
      </w:r>
      <w:proofErr w:type="spellEnd"/>
      <w:r>
        <w:t xml:space="preserve"> Package: Tests in Linear Mixed Effects Models. </w:t>
      </w:r>
      <w:r>
        <w:rPr>
          <w:i/>
          <w:iCs/>
        </w:rPr>
        <w:t xml:space="preserve">J. Stat. </w:t>
      </w:r>
      <w:proofErr w:type="spellStart"/>
      <w:r>
        <w:rPr>
          <w:i/>
          <w:iCs/>
        </w:rPr>
        <w:t>Softw</w:t>
      </w:r>
      <w:proofErr w:type="spellEnd"/>
      <w:r>
        <w:rPr>
          <w:i/>
          <w:iCs/>
        </w:rPr>
        <w:t>.</w:t>
      </w:r>
      <w:r>
        <w:t xml:space="preserve"> </w:t>
      </w:r>
      <w:r>
        <w:rPr>
          <w:b/>
          <w:bCs/>
        </w:rPr>
        <w:t>82</w:t>
      </w:r>
      <w:r>
        <w:t>, 1–26 (2017).</w:t>
      </w:r>
    </w:p>
    <w:p w14:paraId="2227ABD8" w14:textId="77777777" w:rsidR="001C19F4" w:rsidRDefault="001C19F4" w:rsidP="001C19F4">
      <w:pPr>
        <w:pStyle w:val="Bibliography"/>
      </w:pPr>
      <w:r>
        <w:t>77.</w:t>
      </w:r>
      <w:r>
        <w:tab/>
      </w:r>
      <w:proofErr w:type="spellStart"/>
      <w:r>
        <w:t>Lüdecke</w:t>
      </w:r>
      <w:proofErr w:type="spellEnd"/>
      <w:r>
        <w:t>, D., Ben-</w:t>
      </w:r>
      <w:proofErr w:type="spellStart"/>
      <w:r>
        <w:t>Shachar</w:t>
      </w:r>
      <w:proofErr w:type="spellEnd"/>
      <w:r>
        <w:t xml:space="preserve">, M. S., </w:t>
      </w:r>
      <w:proofErr w:type="spellStart"/>
      <w:r>
        <w:t>Patil</w:t>
      </w:r>
      <w:proofErr w:type="spellEnd"/>
      <w:r>
        <w:t xml:space="preserve">, I., Waggoner, P. &amp; </w:t>
      </w:r>
      <w:proofErr w:type="spellStart"/>
      <w:r>
        <w:t>Makowski</w:t>
      </w:r>
      <w:proofErr w:type="spellEnd"/>
      <w:r>
        <w:t xml:space="preserve">, D. performance: An R Package for Assessment, Comparison and Testing of Statistical Models. </w:t>
      </w:r>
      <w:r>
        <w:rPr>
          <w:i/>
          <w:iCs/>
        </w:rPr>
        <w:t xml:space="preserve">J. Open Source </w:t>
      </w:r>
      <w:proofErr w:type="spellStart"/>
      <w:r>
        <w:rPr>
          <w:i/>
          <w:iCs/>
        </w:rPr>
        <w:t>Softw</w:t>
      </w:r>
      <w:proofErr w:type="spellEnd"/>
      <w:r>
        <w:rPr>
          <w:i/>
          <w:iCs/>
        </w:rPr>
        <w:t>.</w:t>
      </w:r>
      <w:r>
        <w:t xml:space="preserve"> </w:t>
      </w:r>
      <w:r>
        <w:rPr>
          <w:b/>
          <w:bCs/>
        </w:rPr>
        <w:t>6</w:t>
      </w:r>
      <w:r>
        <w:t>, 3139 (2021).</w:t>
      </w:r>
    </w:p>
    <w:p w14:paraId="66F84579" w14:textId="77777777" w:rsidR="001C19F4" w:rsidRDefault="001C19F4" w:rsidP="001C19F4">
      <w:pPr>
        <w:pStyle w:val="Bibliography"/>
      </w:pPr>
      <w:r>
        <w:t>78.</w:t>
      </w:r>
      <w:r>
        <w:tab/>
      </w:r>
      <w:proofErr w:type="spellStart"/>
      <w:r>
        <w:t>Lüdecke</w:t>
      </w:r>
      <w:proofErr w:type="spellEnd"/>
      <w:r>
        <w:t xml:space="preserve">, D. </w:t>
      </w:r>
      <w:r>
        <w:rPr>
          <w:i/>
          <w:iCs/>
        </w:rPr>
        <w:t>et al.</w:t>
      </w:r>
      <w:r>
        <w:t xml:space="preserve"> </w:t>
      </w:r>
      <w:proofErr w:type="spellStart"/>
      <w:r>
        <w:rPr>
          <w:i/>
          <w:iCs/>
        </w:rPr>
        <w:t>sjPlot</w:t>
      </w:r>
      <w:proofErr w:type="spellEnd"/>
      <w:r>
        <w:rPr>
          <w:i/>
          <w:iCs/>
        </w:rPr>
        <w:t>: Data Visualization for Statistics in Social Science</w:t>
      </w:r>
      <w:r>
        <w:t>. (2021).</w:t>
      </w:r>
    </w:p>
    <w:p w14:paraId="5D8E2226" w14:textId="77777777" w:rsidR="001C19F4" w:rsidRDefault="001C19F4" w:rsidP="001C19F4">
      <w:pPr>
        <w:pStyle w:val="Bibliography"/>
      </w:pPr>
      <w:r>
        <w:t>79.</w:t>
      </w:r>
      <w:r>
        <w:tab/>
      </w:r>
      <w:proofErr w:type="spellStart"/>
      <w:r>
        <w:t>Lenth</w:t>
      </w:r>
      <w:proofErr w:type="spellEnd"/>
      <w:r>
        <w:t xml:space="preserve">, R. V. </w:t>
      </w:r>
      <w:r>
        <w:rPr>
          <w:i/>
          <w:iCs/>
        </w:rPr>
        <w:t>et al.</w:t>
      </w:r>
      <w:r>
        <w:t xml:space="preserve"> </w:t>
      </w:r>
      <w:proofErr w:type="spellStart"/>
      <w:r>
        <w:rPr>
          <w:i/>
          <w:iCs/>
        </w:rPr>
        <w:t>emmeans</w:t>
      </w:r>
      <w:proofErr w:type="spellEnd"/>
      <w:r>
        <w:rPr>
          <w:i/>
          <w:iCs/>
        </w:rPr>
        <w:t>: Estimated Marginal Means, aka Least-Squares Means</w:t>
      </w:r>
      <w:r>
        <w:t>. (2020).</w:t>
      </w:r>
    </w:p>
    <w:p w14:paraId="15045DE5" w14:textId="63773DF2" w:rsidR="007727E3" w:rsidRPr="00D36025" w:rsidRDefault="00230722">
      <w:pPr>
        <w:widowControl w:val="0"/>
        <w:pBdr>
          <w:top w:val="nil"/>
          <w:left w:val="nil"/>
          <w:bottom w:val="nil"/>
          <w:right w:val="nil"/>
          <w:between w:val="nil"/>
        </w:pBdr>
        <w:spacing w:line="480" w:lineRule="auto"/>
        <w:ind w:left="384" w:hanging="384"/>
      </w:pPr>
      <w:r w:rsidRPr="00D36025">
        <w:fldChar w:fldCharType="end"/>
      </w:r>
    </w:p>
    <w:p w14:paraId="6392D229" w14:textId="1B33049F" w:rsidR="007727E3" w:rsidRPr="00D36025" w:rsidRDefault="007727E3">
      <w:pPr>
        <w:widowControl w:val="0"/>
        <w:pBdr>
          <w:top w:val="nil"/>
          <w:left w:val="nil"/>
          <w:bottom w:val="nil"/>
          <w:right w:val="nil"/>
          <w:between w:val="nil"/>
        </w:pBdr>
        <w:spacing w:line="276" w:lineRule="auto"/>
      </w:pPr>
    </w:p>
    <w:sectPr w:rsidR="007727E3" w:rsidRPr="00D36025">
      <w:headerReference w:type="default" r:id="rId25"/>
      <w:footerReference w:type="even" r:id="rId26"/>
      <w:footerReference w:type="default" r:id="rId27"/>
      <w:pgSz w:w="11906" w:h="16838"/>
      <w:pgMar w:top="1417" w:right="1417" w:bottom="1134" w:left="1417"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Ileana Hanganu-Opatz" w:date="2021-04-30T14:47:00Z" w:initials="IH">
    <w:p w14:paraId="5BC84EFF" w14:textId="3147F977" w:rsidR="00D1268E" w:rsidRDefault="00D1268E">
      <w:pPr>
        <w:pStyle w:val="CommentText"/>
      </w:pPr>
      <w:r>
        <w:rPr>
          <w:rStyle w:val="CommentReference"/>
        </w:rPr>
        <w:annotationRef/>
      </w:r>
      <w:r>
        <w:t>This makes no sense, activity cannot have as trait a transient circuit. I rephrased.</w:t>
      </w:r>
    </w:p>
  </w:comment>
  <w:comment w:id="4" w:author="Mattia Chini" w:date="2021-05-03T17:35:00Z" w:initials="MC">
    <w:p w14:paraId="0CB4B5A2" w14:textId="1731E6C8" w:rsidR="00D1268E" w:rsidRDefault="00D1268E">
      <w:pPr>
        <w:pStyle w:val="CommentText"/>
      </w:pPr>
      <w:r>
        <w:rPr>
          <w:rStyle w:val="CommentReference"/>
        </w:rPr>
        <w:annotationRef/>
      </w:r>
      <w:r>
        <w:t>I took away the “transient circuits” parts. It comes up later, in the 3</w:t>
      </w:r>
      <w:r w:rsidRPr="00053F05">
        <w:rPr>
          <w:vertAlign w:val="superscript"/>
        </w:rPr>
        <w:t>rd</w:t>
      </w:r>
      <w:r>
        <w:t xml:space="preserve"> paragraph of the discussion.</w:t>
      </w:r>
    </w:p>
  </w:comment>
  <w:comment w:id="6" w:author="Mattia Chini" w:date="2021-05-03T17:40:00Z" w:initials="MC">
    <w:p w14:paraId="0D722B1C" w14:textId="0CBFDFEA" w:rsidR="00D1268E" w:rsidRDefault="00D1268E">
      <w:pPr>
        <w:pStyle w:val="CommentText"/>
      </w:pPr>
      <w:r>
        <w:rPr>
          <w:rStyle w:val="CommentReference"/>
        </w:rPr>
        <w:annotationRef/>
      </w:r>
      <w:r>
        <w:t xml:space="preserve">@Tom: </w:t>
      </w:r>
      <w:r>
        <w:rPr>
          <w:rStyle w:val="CommentReference"/>
        </w:rPr>
        <w:annotationRef/>
      </w:r>
      <w:r>
        <w:t>As a reviewer, I would probably say “you never measured E/I in humans” and insist on a different wording. In the end, what you show is a change in the power spectrum that is indicative or suggestive of a decrease in E/I.</w:t>
      </w:r>
    </w:p>
  </w:comment>
  <w:comment w:id="10" w:author="Ileana Hanganu-Opatz" w:date="2021-04-30T15:15:00Z" w:initials="IH">
    <w:p w14:paraId="4E268D6C" w14:textId="3D567E0F" w:rsidR="00D1268E" w:rsidRDefault="00D1268E">
      <w:pPr>
        <w:pStyle w:val="CommentText"/>
      </w:pPr>
      <w:r>
        <w:rPr>
          <w:rStyle w:val="CommentReference"/>
        </w:rPr>
        <w:annotationRef/>
      </w:r>
      <w:r>
        <w:t>We should specify in M&amp;M that these datasets have been previously used for other papers too.</w:t>
      </w:r>
    </w:p>
  </w:comment>
  <w:comment w:id="11" w:author="Mattia Chini" w:date="2021-05-03T17:41:00Z" w:initials="MC">
    <w:p w14:paraId="54DA4D89" w14:textId="45F18A15" w:rsidR="00D1268E" w:rsidRPr="00730E41" w:rsidRDefault="00D1268E">
      <w:pPr>
        <w:pStyle w:val="CommentText"/>
      </w:pPr>
      <w:r>
        <w:rPr>
          <w:rStyle w:val="CommentReference"/>
        </w:rPr>
        <w:annotationRef/>
      </w:r>
      <w:r>
        <w:t>Information about dataset that have previously been used is in the M&amp;M paragraph on animal models</w:t>
      </w:r>
    </w:p>
  </w:comment>
  <w:comment w:id="12" w:author="Mattia Chini" w:date="2021-05-03T17:41:00Z" w:initials="MC">
    <w:p w14:paraId="646C1A04" w14:textId="05F2B3A2" w:rsidR="00D1268E" w:rsidRDefault="00D1268E">
      <w:pPr>
        <w:pStyle w:val="CommentText"/>
      </w:pPr>
      <w:r>
        <w:rPr>
          <w:rStyle w:val="CommentReference"/>
        </w:rPr>
        <w:annotationRef/>
      </w:r>
      <w:r>
        <w:t>It is not multi-site</w:t>
      </w:r>
    </w:p>
  </w:comment>
  <w:comment w:id="14" w:author="Mattia Chini" w:date="2021-05-18T10:48:00Z" w:initials="MC">
    <w:p w14:paraId="2560CB40" w14:textId="162189A4" w:rsidR="00D1268E" w:rsidRDefault="00D1268E">
      <w:pPr>
        <w:pStyle w:val="CommentText"/>
      </w:pPr>
      <w:r>
        <w:rPr>
          <w:rStyle w:val="CommentReference"/>
        </w:rPr>
        <w:annotationRef/>
      </w:r>
      <w:r>
        <w:t>Replace with binomial distribution</w:t>
      </w:r>
    </w:p>
  </w:comment>
  <w:comment w:id="15" w:author="hangop" w:date="2021-05-02T16:37:00Z" w:initials="h">
    <w:p w14:paraId="05345D49" w14:textId="7EE70F0C" w:rsidR="00D1268E" w:rsidRDefault="00D1268E">
      <w:pPr>
        <w:pStyle w:val="CommentText"/>
      </w:pPr>
      <w:r>
        <w:rPr>
          <w:rStyle w:val="CommentReference"/>
        </w:rPr>
        <w:annotationRef/>
      </w:r>
      <w:r>
        <w:t>I know what you would like to say, but in this form the sentence is misleading: which meaning might have duration of events for continuous activity?</w:t>
      </w:r>
    </w:p>
  </w:comment>
  <w:comment w:id="16" w:author="Mattia Chini" w:date="2021-05-10T15:15:00Z" w:initials="MC">
    <w:p w14:paraId="3560D471" w14:textId="68774914" w:rsidR="00D1268E" w:rsidRDefault="00D1268E">
      <w:pPr>
        <w:pStyle w:val="CommentText"/>
      </w:pPr>
      <w:r>
        <w:rPr>
          <w:rStyle w:val="CommentReference"/>
        </w:rPr>
        <w:annotationRef/>
      </w:r>
      <w:r>
        <w:t>I reformulated the sentence. Better now?</w:t>
      </w:r>
    </w:p>
  </w:comment>
  <w:comment w:id="18" w:author="Mattia Chini" w:date="2021-05-20T11:58:00Z" w:initials="MC">
    <w:p w14:paraId="5B247E53" w14:textId="6E151DD6" w:rsidR="005432A0" w:rsidRDefault="005432A0">
      <w:pPr>
        <w:pStyle w:val="CommentText"/>
      </w:pPr>
      <w:r>
        <w:rPr>
          <w:rStyle w:val="CommentReference"/>
        </w:rPr>
        <w:annotationRef/>
      </w:r>
      <w:r>
        <w:t>Just some preliminary text. Not even that good. Trash/reuse however you like</w:t>
      </w:r>
    </w:p>
  </w:comment>
  <w:comment w:id="22" w:author="Ileana Hanganu-Opatz" w:date="2021-05-03T09:48:00Z" w:initials="IH">
    <w:p w14:paraId="43C3EFCE" w14:textId="3D7512F3" w:rsidR="00D1268E" w:rsidRDefault="00D1268E">
      <w:pPr>
        <w:pStyle w:val="CommentText"/>
      </w:pPr>
      <w:r>
        <w:rPr>
          <w:rStyle w:val="CommentReference"/>
        </w:rPr>
        <w:annotationRef/>
      </w:r>
      <w:r>
        <w:t>Add reference.</w:t>
      </w:r>
    </w:p>
  </w:comment>
  <w:comment w:id="23" w:author="Mattia Chini" w:date="2021-05-10T17:12:00Z" w:initials="MC">
    <w:p w14:paraId="6F4685A4" w14:textId="307181E7" w:rsidR="00D1268E" w:rsidRDefault="00D1268E">
      <w:pPr>
        <w:pStyle w:val="CommentText"/>
      </w:pPr>
      <w:r>
        <w:rPr>
          <w:rStyle w:val="CommentReference"/>
        </w:rPr>
        <w:annotationRef/>
      </w:r>
      <w:r>
        <w:t>By “previous” I mean in a prior part of the manuscript</w:t>
      </w:r>
    </w:p>
  </w:comment>
  <w:comment w:id="24" w:author="Ileana Hanganu-Opatz" w:date="2021-05-03T11:06:00Z" w:initials="IH">
    <w:p w14:paraId="7788ADB9" w14:textId="343804BC" w:rsidR="00D1268E" w:rsidRDefault="00D1268E">
      <w:pPr>
        <w:pStyle w:val="CommentText"/>
      </w:pPr>
      <w:r>
        <w:rPr>
          <w:rStyle w:val="CommentReference"/>
        </w:rPr>
        <w:annotationRef/>
      </w:r>
      <w:r>
        <w:t>I suggest to move this consideration in M&amp;M and briefly refer to the Suppl. Figure at the beginning of the part dedicated to optogenetics. I feel that discussing this issue here is too late.</w:t>
      </w:r>
    </w:p>
  </w:comment>
  <w:comment w:id="25" w:author="Mattia Chini" w:date="2021-05-10T17:23:00Z" w:initials="MC">
    <w:p w14:paraId="288BC234" w14:textId="63ADC12D" w:rsidR="00D1268E" w:rsidRDefault="00D1268E">
      <w:pPr>
        <w:pStyle w:val="CommentText"/>
      </w:pPr>
      <w:r>
        <w:rPr>
          <w:rStyle w:val="CommentReference"/>
        </w:rPr>
        <w:annotationRef/>
      </w:r>
      <w:r>
        <w:t>I don’t really agree with this. I think that showing that there is no unspecific optogenetic effect is important (so I would keep in the main text), and it is generally discussed after the “main” results. Given that this is a control for both IN activation and inhibition, I think that it is okay to have it here.</w:t>
      </w:r>
    </w:p>
  </w:comment>
  <w:comment w:id="26" w:author="Ileana Hanganu-Opatz" w:date="2021-05-03T12:19:00Z" w:initials="IH">
    <w:p w14:paraId="3DCD3E2C" w14:textId="02092A9C" w:rsidR="00D1268E" w:rsidRDefault="00D1268E">
      <w:pPr>
        <w:pStyle w:val="CommentText"/>
      </w:pPr>
      <w:r>
        <w:rPr>
          <w:rStyle w:val="CommentReference"/>
        </w:rPr>
        <w:annotationRef/>
      </w:r>
      <w:r>
        <w:t>Too strong for the current data.</w:t>
      </w:r>
    </w:p>
  </w:comment>
  <w:comment w:id="27" w:author="Mattia Chini" w:date="2021-05-10T17:25:00Z" w:initials="MC">
    <w:p w14:paraId="5166C987" w14:textId="59D330B3" w:rsidR="00D1268E" w:rsidRDefault="00D1268E">
      <w:pPr>
        <w:pStyle w:val="CommentText"/>
      </w:pPr>
      <w:r>
        <w:rPr>
          <w:rStyle w:val="CommentReference"/>
        </w:rPr>
        <w:annotationRef/>
      </w:r>
      <w:r>
        <w:t>Why do you think so? I don’t find a single result in these paragraph that is compatible with GABA having excitatory effects, and all the LFP/SUA effects that we describe are very strong</w:t>
      </w:r>
      <w:r w:rsidR="00BD30FB">
        <w:t>.</w:t>
      </w:r>
    </w:p>
    <w:p w14:paraId="160034C5" w14:textId="46B854E9" w:rsidR="00BD30FB" w:rsidRDefault="00BD30FB">
      <w:pPr>
        <w:pStyle w:val="CommentText"/>
      </w:pPr>
      <w:r>
        <w:t>I have also added a couple of sentences that introduce the concept in previous paragraphs. Is it better now?</w:t>
      </w:r>
    </w:p>
  </w:comment>
  <w:comment w:id="31" w:author="Ileana Hanganu-Opatz" w:date="2021-05-03T13:05:00Z" w:initials="IH">
    <w:p w14:paraId="4260DAD6" w14:textId="77777777" w:rsidR="00D1268E" w:rsidRDefault="00D1268E">
      <w:pPr>
        <w:pStyle w:val="CommentText"/>
      </w:pPr>
      <w:r>
        <w:rPr>
          <w:rStyle w:val="CommentReference"/>
        </w:rPr>
        <w:annotationRef/>
      </w:r>
      <w:r>
        <w:t>State here the process that is measures by STTC and afterwards the rest of the sentence.</w:t>
      </w:r>
    </w:p>
    <w:p w14:paraId="3D7CFB39" w14:textId="7D98AAA5" w:rsidR="00D1268E" w:rsidRDefault="00D1268E">
      <w:pPr>
        <w:pStyle w:val="CommentText"/>
      </w:pPr>
      <w:r>
        <w:t>General comment: every time you such measures, you must provide the meaning of it for all readers that are not familiar with them. Referring to M&amp;M is not helpful.</w:t>
      </w:r>
    </w:p>
  </w:comment>
  <w:comment w:id="32" w:author="Mattia Chini" w:date="2021-05-11T09:59:00Z" w:initials="MC">
    <w:p w14:paraId="5EABC11D" w14:textId="23034D5B" w:rsidR="00D1268E" w:rsidRDefault="00D1268E">
      <w:pPr>
        <w:pStyle w:val="CommentText"/>
      </w:pPr>
      <w:r>
        <w:rPr>
          <w:rStyle w:val="CommentReference"/>
        </w:rPr>
        <w:annotationRef/>
      </w:r>
      <w:r>
        <w:t>We already introduced STTC in a previous paragraph. I am not too sure what we should add here.</w:t>
      </w:r>
    </w:p>
    <w:p w14:paraId="50BB54A1" w14:textId="665CB4F4" w:rsidR="00D1268E" w:rsidRDefault="00D1268E">
      <w:pPr>
        <w:pStyle w:val="CommentText"/>
      </w:pPr>
      <w:r>
        <w:t>STTC measure pairwise correlations between spike trains. Do you think that this should be explained better?</w:t>
      </w:r>
    </w:p>
  </w:comment>
  <w:comment w:id="35" w:author="Ileana Hanganu-Opatz" w:date="2021-05-03T13:12:00Z" w:initials="IH">
    <w:p w14:paraId="64D7898E" w14:textId="5510E02D" w:rsidR="00D1268E" w:rsidRDefault="00D1268E">
      <w:pPr>
        <w:pStyle w:val="CommentText"/>
      </w:pPr>
      <w:r>
        <w:rPr>
          <w:rStyle w:val="CommentReference"/>
        </w:rPr>
        <w:annotationRef/>
      </w:r>
      <w:r>
        <w:t xml:space="preserve">One paragraph before, you stated that from P2 on is already adult-like. Sorry, I am playing the “nasty reviewer”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comment>
  <w:comment w:id="36" w:author="Mattia Chini" w:date="2021-05-11T10:10:00Z" w:initials="MC">
    <w:p w14:paraId="64883A57" w14:textId="3A26EE54" w:rsidR="00D1268E" w:rsidRDefault="00D1268E">
      <w:pPr>
        <w:pStyle w:val="CommentText"/>
      </w:pPr>
      <w:r>
        <w:rPr>
          <w:rStyle w:val="CommentReference"/>
        </w:rPr>
        <w:annotationRef/>
      </w:r>
      <w:r>
        <w:t>I tried to rephrase the conclusion in the previous section. I can understand that what I wrote was not too clear.</w:t>
      </w:r>
    </w:p>
    <w:p w14:paraId="004ABDB4" w14:textId="39EEEAEC" w:rsidR="00D1268E" w:rsidRDefault="00D1268E">
      <w:pPr>
        <w:pStyle w:val="CommentText"/>
      </w:pPr>
      <w:r>
        <w:t>What I am trying to say in these two sections is that while there is no *qualitative* difference in the effect of inhibition throughout age (GABA always inhibitory, main PCA “trajectories” of neurons always the same etc.), there is a *quantitative* difference over age (more inhibited/activated units when manipulating IN activity, stronger effect on STTC when manipulating IN activity etc.).</w:t>
      </w:r>
    </w:p>
  </w:comment>
  <w:comment w:id="33" w:author="Ileana Hanganu-Opatz" w:date="2021-05-03T13:15:00Z" w:initials="IH">
    <w:p w14:paraId="13DFE834" w14:textId="62D0962C" w:rsidR="00D1268E" w:rsidRDefault="00D1268E">
      <w:pPr>
        <w:pStyle w:val="CommentText"/>
      </w:pPr>
      <w:r>
        <w:rPr>
          <w:rStyle w:val="CommentReference"/>
        </w:rPr>
        <w:annotationRef/>
      </w:r>
      <w:r>
        <w:t>I found this part very difficult to understand, must be carefully rephrased.</w:t>
      </w:r>
    </w:p>
  </w:comment>
  <w:comment w:id="34" w:author="Mattia Chini" w:date="2021-05-11T10:07:00Z" w:initials="MC">
    <w:p w14:paraId="1FD9BC3A" w14:textId="6FBE533D" w:rsidR="00D1268E" w:rsidRDefault="00D1268E">
      <w:pPr>
        <w:pStyle w:val="CommentText"/>
      </w:pPr>
      <w:r>
        <w:rPr>
          <w:rStyle w:val="CommentReference"/>
        </w:rPr>
        <w:annotationRef/>
      </w:r>
      <w:r>
        <w:t>I tried to make certain statements more clear. I hope it helps. Overall, the statistical models used to analyze this portion of the data are quite complicated (they have many variables with many interactions with each other), so unfortunately I think that a bit of complexity will remain. If you like, we can take out the part about “spatial configuration”, that is not adding much. I left it in because we discuss it also in figure 3, but I don’t think that it is necessary that it remains as it is.</w:t>
      </w:r>
    </w:p>
  </w:comment>
  <w:comment w:id="38" w:author="Ileana Hanganu-Opatz" w:date="2021-05-03T13:28:00Z" w:initials="IH">
    <w:p w14:paraId="372AD9D0" w14:textId="3881B065" w:rsidR="00D1268E" w:rsidRDefault="00D1268E">
      <w:pPr>
        <w:pStyle w:val="CommentText"/>
      </w:pPr>
      <w:r>
        <w:rPr>
          <w:rStyle w:val="CommentReference"/>
        </w:rPr>
        <w:annotationRef/>
      </w:r>
      <w:r>
        <w:t>As for the description of other results, the presentation of data is “</w:t>
      </w:r>
      <w:proofErr w:type="spellStart"/>
      <w:r>
        <w:t>spinny</w:t>
      </w:r>
      <w:proofErr w:type="spellEnd"/>
      <w:r>
        <w:t xml:space="preserve">”, for a naïve reader not easy to </w:t>
      </w:r>
      <w:proofErr w:type="spellStart"/>
      <w:r>
        <w:t>diggest</w:t>
      </w:r>
      <w:proofErr w:type="spellEnd"/>
      <w:r>
        <w:t>. Rephrase to move from a simple description of values and conditions to the “meaning” of results and aim of analysis.</w:t>
      </w:r>
    </w:p>
  </w:comment>
  <w:comment w:id="39" w:author="Mattia Chini" w:date="2021-05-19T11:50:00Z" w:initials="MC">
    <w:p w14:paraId="5D62E3D3" w14:textId="31178D6D" w:rsidR="00D1268E" w:rsidRDefault="00D1268E">
      <w:pPr>
        <w:pStyle w:val="CommentText"/>
      </w:pPr>
      <w:r>
        <w:rPr>
          <w:rStyle w:val="CommentReference"/>
        </w:rPr>
        <w:annotationRef/>
      </w:r>
      <w:r>
        <w:t>I tried to rephrase the paragraph to better highlight the important findings</w:t>
      </w:r>
    </w:p>
  </w:comment>
  <w:comment w:id="55" w:author="Mattia Chini" w:date="2021-04-15T10:39:00Z" w:initials="">
    <w:p w14:paraId="063E255E" w14:textId="77777777" w:rsidR="00D1268E" w:rsidRDefault="00D1268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insert formula here</w:t>
      </w:r>
    </w:p>
  </w:comment>
  <w:comment w:id="56" w:author="Mattia Chini" w:date="2021-04-15T10:55:00Z" w:initials="">
    <w:p w14:paraId="192C2A11" w14:textId="77777777" w:rsidR="00D1268E" w:rsidRDefault="00D1268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insert formula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84EFF" w15:done="0"/>
  <w15:commentEx w15:paraId="0CB4B5A2" w15:paraIdParent="5BC84EFF" w15:done="0"/>
  <w15:commentEx w15:paraId="0D722B1C" w15:done="0"/>
  <w15:commentEx w15:paraId="4E268D6C" w15:done="0"/>
  <w15:commentEx w15:paraId="54DA4D89" w15:paraIdParent="4E268D6C" w15:done="0"/>
  <w15:commentEx w15:paraId="646C1A04" w15:done="0"/>
  <w15:commentEx w15:paraId="2560CB40" w15:done="0"/>
  <w15:commentEx w15:paraId="05345D49" w15:done="0"/>
  <w15:commentEx w15:paraId="3560D471" w15:paraIdParent="05345D49" w15:done="0"/>
  <w15:commentEx w15:paraId="5B247E53" w15:done="0"/>
  <w15:commentEx w15:paraId="43C3EFCE" w15:done="0"/>
  <w15:commentEx w15:paraId="6F4685A4" w15:paraIdParent="43C3EFCE" w15:done="0"/>
  <w15:commentEx w15:paraId="7788ADB9" w15:done="0"/>
  <w15:commentEx w15:paraId="288BC234" w15:paraIdParent="7788ADB9" w15:done="0"/>
  <w15:commentEx w15:paraId="3DCD3E2C" w15:done="0"/>
  <w15:commentEx w15:paraId="160034C5" w15:paraIdParent="3DCD3E2C" w15:done="0"/>
  <w15:commentEx w15:paraId="3D7CFB39" w15:done="0"/>
  <w15:commentEx w15:paraId="50BB54A1" w15:paraIdParent="3D7CFB39" w15:done="0"/>
  <w15:commentEx w15:paraId="64D7898E" w15:done="0"/>
  <w15:commentEx w15:paraId="004ABDB4" w15:paraIdParent="64D7898E" w15:done="0"/>
  <w15:commentEx w15:paraId="13DFE834" w15:done="0"/>
  <w15:commentEx w15:paraId="1FD9BC3A" w15:paraIdParent="13DFE834" w15:done="0"/>
  <w15:commentEx w15:paraId="372AD9D0" w15:done="0"/>
  <w15:commentEx w15:paraId="5D62E3D3" w15:paraIdParent="372AD9D0" w15:done="0"/>
  <w15:commentEx w15:paraId="063E255E" w15:done="0"/>
  <w15:commentEx w15:paraId="192C2A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722B1C" w16cid:durableId="244E0E64"/>
  <w16cid:commentId w16cid:paraId="4E268D6C" w16cid:durableId="24369DA1"/>
  <w16cid:commentId w16cid:paraId="54DA4D89" w16cid:durableId="244E0E66"/>
  <w16cid:commentId w16cid:paraId="646C1A04" w16cid:durableId="244E0E67"/>
  <w16cid:commentId w16cid:paraId="2560CB40" w16cid:durableId="244E19EA"/>
  <w16cid:commentId w16cid:paraId="05345D49" w16cid:durableId="243953D8"/>
  <w16cid:commentId w16cid:paraId="3560D471" w16cid:durableId="244E0E69"/>
  <w16cid:commentId w16cid:paraId="6ED612E6" w16cid:durableId="244E0E6A"/>
  <w16cid:commentId w16cid:paraId="43C3EFCE" w16cid:durableId="243A456F"/>
  <w16cid:commentId w16cid:paraId="6F4685A4" w16cid:durableId="244E0E6C"/>
  <w16cid:commentId w16cid:paraId="7788ADB9" w16cid:durableId="243A57BC"/>
  <w16cid:commentId w16cid:paraId="288BC234" w16cid:durableId="244E0E6E"/>
  <w16cid:commentId w16cid:paraId="3DCD3E2C" w16cid:durableId="243A68B8"/>
  <w16cid:commentId w16cid:paraId="5166C987" w16cid:durableId="244E0E70"/>
  <w16cid:commentId w16cid:paraId="3D7CFB39" w16cid:durableId="243A73AB"/>
  <w16cid:commentId w16cid:paraId="50BB54A1" w16cid:durableId="244E0E72"/>
  <w16cid:commentId w16cid:paraId="64D7898E" w16cid:durableId="243A7535"/>
  <w16cid:commentId w16cid:paraId="004ABDB4" w16cid:durableId="244E0E74"/>
  <w16cid:commentId w16cid:paraId="13DFE834" w16cid:durableId="243A7603"/>
  <w16cid:commentId w16cid:paraId="1FD9BC3A" w16cid:durableId="244E0E76"/>
  <w16cid:commentId w16cid:paraId="372AD9D0" w16cid:durableId="243A78E2"/>
  <w16cid:commentId w16cid:paraId="6258DCF2" w16cid:durableId="243A7954"/>
  <w16cid:commentId w16cid:paraId="7A3CA0D7" w16cid:durableId="243A8FC9"/>
  <w16cid:commentId w16cid:paraId="063E255E" w16cid:durableId="24369635"/>
  <w16cid:commentId w16cid:paraId="192C2A11" w16cid:durableId="2436963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512685" w14:textId="77777777" w:rsidR="00E36F5C" w:rsidRDefault="00E36F5C">
      <w:r>
        <w:separator/>
      </w:r>
    </w:p>
  </w:endnote>
  <w:endnote w:type="continuationSeparator" w:id="0">
    <w:p w14:paraId="5DDAD4ED" w14:textId="77777777" w:rsidR="00E36F5C" w:rsidRDefault="00E36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8BDFC" w14:textId="77777777" w:rsidR="00D1268E" w:rsidRDefault="00D1268E">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end"/>
    </w:r>
  </w:p>
  <w:p w14:paraId="25BD409E" w14:textId="77777777" w:rsidR="00D1268E" w:rsidRDefault="00D1268E">
    <w:pPr>
      <w:pBdr>
        <w:top w:val="nil"/>
        <w:left w:val="nil"/>
        <w:bottom w:val="nil"/>
        <w:right w:val="nil"/>
        <w:between w:val="nil"/>
      </w:pBdr>
      <w:tabs>
        <w:tab w:val="center" w:pos="4536"/>
        <w:tab w:val="right" w:pos="9072"/>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70E05" w14:textId="7AF0864F" w:rsidR="00D1268E" w:rsidRDefault="00D1268E">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separate"/>
    </w:r>
    <w:r w:rsidR="00565353">
      <w:rPr>
        <w:noProof/>
        <w:color w:val="000000"/>
      </w:rPr>
      <w:t>31</w:t>
    </w:r>
    <w:r>
      <w:rPr>
        <w:color w:val="000000"/>
      </w:rPr>
      <w:fldChar w:fldCharType="end"/>
    </w:r>
  </w:p>
  <w:p w14:paraId="1B81D3EC" w14:textId="77777777" w:rsidR="00D1268E" w:rsidRDefault="00D1268E">
    <w:pPr>
      <w:pBdr>
        <w:top w:val="nil"/>
        <w:left w:val="nil"/>
        <w:bottom w:val="nil"/>
        <w:right w:val="nil"/>
        <w:between w:val="nil"/>
      </w:pBdr>
      <w:tabs>
        <w:tab w:val="center" w:pos="4536"/>
        <w:tab w:val="right" w:pos="9072"/>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E81DC9" w14:textId="77777777" w:rsidR="00E36F5C" w:rsidRDefault="00E36F5C">
      <w:r>
        <w:separator/>
      </w:r>
    </w:p>
  </w:footnote>
  <w:footnote w:type="continuationSeparator" w:id="0">
    <w:p w14:paraId="2858A590" w14:textId="77777777" w:rsidR="00E36F5C" w:rsidRDefault="00E36F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E2041" w14:textId="58116005" w:rsidR="00D1268E" w:rsidRDefault="00D1268E">
    <w:pPr>
      <w:pBdr>
        <w:top w:val="nil"/>
        <w:left w:val="nil"/>
        <w:bottom w:val="nil"/>
        <w:right w:val="nil"/>
        <w:between w:val="nil"/>
      </w:pBdr>
      <w:tabs>
        <w:tab w:val="center" w:pos="4536"/>
        <w:tab w:val="right" w:pos="9072"/>
      </w:tabs>
      <w:rPr>
        <w:i/>
        <w:color w:val="7F7F7F"/>
      </w:rPr>
    </w:pPr>
    <w:r>
      <w:rPr>
        <w:rFonts w:ascii="Arial" w:eastAsia="Arial" w:hAnsi="Arial" w:cs="Arial"/>
        <w:i/>
        <w:color w:val="7F7F7F"/>
        <w:sz w:val="22"/>
        <w:szCs w:val="22"/>
      </w:rPr>
      <w:t>Excitation-inhibition in developing circuits                                                               Chini et 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0562AB"/>
    <w:multiLevelType w:val="multilevel"/>
    <w:tmpl w:val="2C262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7E73594"/>
    <w:multiLevelType w:val="multilevel"/>
    <w:tmpl w:val="7CCC1B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leana Hanganu-Opatz">
    <w15:presenceInfo w15:providerId="None" w15:userId="Ileana Hanganu-Opatz"/>
  </w15:person>
  <w15:person w15:author="Mattia Chini">
    <w15:presenceInfo w15:providerId="None" w15:userId="Mattia Chini"/>
  </w15:person>
  <w15:person w15:author="hangop">
    <w15:presenceInfo w15:providerId="None" w15:userId="hango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7E3"/>
    <w:rsid w:val="000005EB"/>
    <w:rsid w:val="00003F2E"/>
    <w:rsid w:val="00017374"/>
    <w:rsid w:val="00026AC7"/>
    <w:rsid w:val="00027EE3"/>
    <w:rsid w:val="000409BC"/>
    <w:rsid w:val="000417FC"/>
    <w:rsid w:val="00044F2F"/>
    <w:rsid w:val="00047E1B"/>
    <w:rsid w:val="00053F05"/>
    <w:rsid w:val="000607B2"/>
    <w:rsid w:val="00061E68"/>
    <w:rsid w:val="00070499"/>
    <w:rsid w:val="0007358A"/>
    <w:rsid w:val="000743AF"/>
    <w:rsid w:val="00081C1E"/>
    <w:rsid w:val="00083477"/>
    <w:rsid w:val="00090B30"/>
    <w:rsid w:val="0009354A"/>
    <w:rsid w:val="000A08AB"/>
    <w:rsid w:val="000B62FA"/>
    <w:rsid w:val="000D4751"/>
    <w:rsid w:val="00112915"/>
    <w:rsid w:val="0012206F"/>
    <w:rsid w:val="00133C62"/>
    <w:rsid w:val="00150E95"/>
    <w:rsid w:val="00160FB2"/>
    <w:rsid w:val="00161E7E"/>
    <w:rsid w:val="00165E63"/>
    <w:rsid w:val="0018240E"/>
    <w:rsid w:val="001858A3"/>
    <w:rsid w:val="00185C8E"/>
    <w:rsid w:val="001902F1"/>
    <w:rsid w:val="00195C9F"/>
    <w:rsid w:val="00196E9B"/>
    <w:rsid w:val="001B16A6"/>
    <w:rsid w:val="001B467A"/>
    <w:rsid w:val="001C19F4"/>
    <w:rsid w:val="001C47AD"/>
    <w:rsid w:val="001E0F52"/>
    <w:rsid w:val="001E7C6F"/>
    <w:rsid w:val="00213D31"/>
    <w:rsid w:val="00214FBC"/>
    <w:rsid w:val="00215749"/>
    <w:rsid w:val="00215D5D"/>
    <w:rsid w:val="00230722"/>
    <w:rsid w:val="0023585B"/>
    <w:rsid w:val="002463F8"/>
    <w:rsid w:val="0025035E"/>
    <w:rsid w:val="0025217E"/>
    <w:rsid w:val="00257332"/>
    <w:rsid w:val="002729BF"/>
    <w:rsid w:val="00294343"/>
    <w:rsid w:val="00296DB0"/>
    <w:rsid w:val="002B33EB"/>
    <w:rsid w:val="002C4AB3"/>
    <w:rsid w:val="002D68A1"/>
    <w:rsid w:val="002E5134"/>
    <w:rsid w:val="002F056C"/>
    <w:rsid w:val="002F05E2"/>
    <w:rsid w:val="002F2377"/>
    <w:rsid w:val="002F43AE"/>
    <w:rsid w:val="002F7C41"/>
    <w:rsid w:val="00303471"/>
    <w:rsid w:val="003140C5"/>
    <w:rsid w:val="0032341D"/>
    <w:rsid w:val="0035463E"/>
    <w:rsid w:val="00357D88"/>
    <w:rsid w:val="00370758"/>
    <w:rsid w:val="00381B93"/>
    <w:rsid w:val="00396799"/>
    <w:rsid w:val="003A7F18"/>
    <w:rsid w:val="003B1FE7"/>
    <w:rsid w:val="003F2CFD"/>
    <w:rsid w:val="00404A17"/>
    <w:rsid w:val="00412CC2"/>
    <w:rsid w:val="00415ADB"/>
    <w:rsid w:val="004249A1"/>
    <w:rsid w:val="00434F3B"/>
    <w:rsid w:val="00465BDD"/>
    <w:rsid w:val="00481815"/>
    <w:rsid w:val="00492CD8"/>
    <w:rsid w:val="004939CB"/>
    <w:rsid w:val="00496377"/>
    <w:rsid w:val="004A68B3"/>
    <w:rsid w:val="004B1326"/>
    <w:rsid w:val="004D4D1C"/>
    <w:rsid w:val="004D53A3"/>
    <w:rsid w:val="004E1958"/>
    <w:rsid w:val="004F5877"/>
    <w:rsid w:val="00503258"/>
    <w:rsid w:val="0051141D"/>
    <w:rsid w:val="0051185A"/>
    <w:rsid w:val="0051370E"/>
    <w:rsid w:val="00521C2E"/>
    <w:rsid w:val="005365AE"/>
    <w:rsid w:val="0054159C"/>
    <w:rsid w:val="005432A0"/>
    <w:rsid w:val="00551ED2"/>
    <w:rsid w:val="00565353"/>
    <w:rsid w:val="005735BC"/>
    <w:rsid w:val="00573DE5"/>
    <w:rsid w:val="00584F3D"/>
    <w:rsid w:val="00596305"/>
    <w:rsid w:val="005D54C5"/>
    <w:rsid w:val="005F014D"/>
    <w:rsid w:val="005F603A"/>
    <w:rsid w:val="00602884"/>
    <w:rsid w:val="00603BD4"/>
    <w:rsid w:val="0060726A"/>
    <w:rsid w:val="00617C5F"/>
    <w:rsid w:val="006339D2"/>
    <w:rsid w:val="00650D26"/>
    <w:rsid w:val="00653B88"/>
    <w:rsid w:val="00664DF4"/>
    <w:rsid w:val="006668FC"/>
    <w:rsid w:val="0067693A"/>
    <w:rsid w:val="00690D91"/>
    <w:rsid w:val="006A455F"/>
    <w:rsid w:val="006C59AA"/>
    <w:rsid w:val="006C5D33"/>
    <w:rsid w:val="006D2273"/>
    <w:rsid w:val="006D2B24"/>
    <w:rsid w:val="006F6387"/>
    <w:rsid w:val="007045A0"/>
    <w:rsid w:val="00720C5F"/>
    <w:rsid w:val="00724BA1"/>
    <w:rsid w:val="00730E41"/>
    <w:rsid w:val="00741454"/>
    <w:rsid w:val="0075122A"/>
    <w:rsid w:val="0075488E"/>
    <w:rsid w:val="0076705E"/>
    <w:rsid w:val="007727E3"/>
    <w:rsid w:val="00775BAA"/>
    <w:rsid w:val="00783B59"/>
    <w:rsid w:val="007873D4"/>
    <w:rsid w:val="0079530F"/>
    <w:rsid w:val="007B01A9"/>
    <w:rsid w:val="007B3D7D"/>
    <w:rsid w:val="007B41DF"/>
    <w:rsid w:val="007B53D4"/>
    <w:rsid w:val="007C20D3"/>
    <w:rsid w:val="007C6F4A"/>
    <w:rsid w:val="007D1973"/>
    <w:rsid w:val="008247C5"/>
    <w:rsid w:val="008350F6"/>
    <w:rsid w:val="00844FB7"/>
    <w:rsid w:val="008734A1"/>
    <w:rsid w:val="00880815"/>
    <w:rsid w:val="00882557"/>
    <w:rsid w:val="00885D6F"/>
    <w:rsid w:val="008B128D"/>
    <w:rsid w:val="008B7E44"/>
    <w:rsid w:val="008C6E57"/>
    <w:rsid w:val="008E0596"/>
    <w:rsid w:val="008E17C3"/>
    <w:rsid w:val="008E20DD"/>
    <w:rsid w:val="008F0625"/>
    <w:rsid w:val="008F1971"/>
    <w:rsid w:val="008F5E93"/>
    <w:rsid w:val="008F64EC"/>
    <w:rsid w:val="00916748"/>
    <w:rsid w:val="009343F9"/>
    <w:rsid w:val="00951DF0"/>
    <w:rsid w:val="00961DFA"/>
    <w:rsid w:val="00966640"/>
    <w:rsid w:val="009710AB"/>
    <w:rsid w:val="00974BBF"/>
    <w:rsid w:val="00984827"/>
    <w:rsid w:val="009853F2"/>
    <w:rsid w:val="00987F8E"/>
    <w:rsid w:val="00994811"/>
    <w:rsid w:val="009A7EE7"/>
    <w:rsid w:val="009B4E3B"/>
    <w:rsid w:val="009B7849"/>
    <w:rsid w:val="009D49BE"/>
    <w:rsid w:val="009E3E7F"/>
    <w:rsid w:val="009F567F"/>
    <w:rsid w:val="009F691E"/>
    <w:rsid w:val="00A032B8"/>
    <w:rsid w:val="00A0362D"/>
    <w:rsid w:val="00A079FB"/>
    <w:rsid w:val="00A15441"/>
    <w:rsid w:val="00A15CB1"/>
    <w:rsid w:val="00A231E8"/>
    <w:rsid w:val="00A26704"/>
    <w:rsid w:val="00A37B37"/>
    <w:rsid w:val="00A37D68"/>
    <w:rsid w:val="00A42C7F"/>
    <w:rsid w:val="00A67DF4"/>
    <w:rsid w:val="00A7320F"/>
    <w:rsid w:val="00A80EC9"/>
    <w:rsid w:val="00A815E7"/>
    <w:rsid w:val="00A855AF"/>
    <w:rsid w:val="00A90D35"/>
    <w:rsid w:val="00A964ED"/>
    <w:rsid w:val="00AA0998"/>
    <w:rsid w:val="00AA2365"/>
    <w:rsid w:val="00AB3211"/>
    <w:rsid w:val="00AC7975"/>
    <w:rsid w:val="00AC7A88"/>
    <w:rsid w:val="00AD590B"/>
    <w:rsid w:val="00AE59C6"/>
    <w:rsid w:val="00AF1B6C"/>
    <w:rsid w:val="00AF42DE"/>
    <w:rsid w:val="00AF6BDF"/>
    <w:rsid w:val="00B050D8"/>
    <w:rsid w:val="00B147F3"/>
    <w:rsid w:val="00B17431"/>
    <w:rsid w:val="00B72957"/>
    <w:rsid w:val="00B74700"/>
    <w:rsid w:val="00B830D1"/>
    <w:rsid w:val="00BB01CF"/>
    <w:rsid w:val="00BB4AC0"/>
    <w:rsid w:val="00BD30FB"/>
    <w:rsid w:val="00BD65D2"/>
    <w:rsid w:val="00BE0CF8"/>
    <w:rsid w:val="00BE1A06"/>
    <w:rsid w:val="00BF6814"/>
    <w:rsid w:val="00BF7696"/>
    <w:rsid w:val="00C012C7"/>
    <w:rsid w:val="00C06DD5"/>
    <w:rsid w:val="00C2143C"/>
    <w:rsid w:val="00C37A3D"/>
    <w:rsid w:val="00C40601"/>
    <w:rsid w:val="00C54826"/>
    <w:rsid w:val="00C66868"/>
    <w:rsid w:val="00C71831"/>
    <w:rsid w:val="00C721D7"/>
    <w:rsid w:val="00C723FC"/>
    <w:rsid w:val="00C74CEE"/>
    <w:rsid w:val="00C858E2"/>
    <w:rsid w:val="00C94A81"/>
    <w:rsid w:val="00CA0C7C"/>
    <w:rsid w:val="00CA3B31"/>
    <w:rsid w:val="00CA7B70"/>
    <w:rsid w:val="00CB46DF"/>
    <w:rsid w:val="00CB5C56"/>
    <w:rsid w:val="00CC16E5"/>
    <w:rsid w:val="00CC61E1"/>
    <w:rsid w:val="00CD7428"/>
    <w:rsid w:val="00CE05FA"/>
    <w:rsid w:val="00D1268E"/>
    <w:rsid w:val="00D16416"/>
    <w:rsid w:val="00D23322"/>
    <w:rsid w:val="00D25FE4"/>
    <w:rsid w:val="00D3390F"/>
    <w:rsid w:val="00D36025"/>
    <w:rsid w:val="00D45F09"/>
    <w:rsid w:val="00D47476"/>
    <w:rsid w:val="00D50D63"/>
    <w:rsid w:val="00D53F1D"/>
    <w:rsid w:val="00D552EE"/>
    <w:rsid w:val="00D556F5"/>
    <w:rsid w:val="00D63474"/>
    <w:rsid w:val="00D86360"/>
    <w:rsid w:val="00D87F46"/>
    <w:rsid w:val="00D915C8"/>
    <w:rsid w:val="00D970AA"/>
    <w:rsid w:val="00DB2459"/>
    <w:rsid w:val="00DB3D24"/>
    <w:rsid w:val="00DC0F25"/>
    <w:rsid w:val="00DC1F26"/>
    <w:rsid w:val="00DC4222"/>
    <w:rsid w:val="00DD7716"/>
    <w:rsid w:val="00DF329C"/>
    <w:rsid w:val="00DF5CF1"/>
    <w:rsid w:val="00DF6C1E"/>
    <w:rsid w:val="00DF6CB4"/>
    <w:rsid w:val="00DF7B02"/>
    <w:rsid w:val="00E10FB5"/>
    <w:rsid w:val="00E13F39"/>
    <w:rsid w:val="00E337DE"/>
    <w:rsid w:val="00E33994"/>
    <w:rsid w:val="00E35278"/>
    <w:rsid w:val="00E354A0"/>
    <w:rsid w:val="00E36700"/>
    <w:rsid w:val="00E36F5C"/>
    <w:rsid w:val="00E4532F"/>
    <w:rsid w:val="00E522FD"/>
    <w:rsid w:val="00E60627"/>
    <w:rsid w:val="00E90B14"/>
    <w:rsid w:val="00E93167"/>
    <w:rsid w:val="00E93B8F"/>
    <w:rsid w:val="00EA0C8C"/>
    <w:rsid w:val="00EA108C"/>
    <w:rsid w:val="00EB4AC6"/>
    <w:rsid w:val="00EC4F70"/>
    <w:rsid w:val="00EC6771"/>
    <w:rsid w:val="00ED0F09"/>
    <w:rsid w:val="00EE49B5"/>
    <w:rsid w:val="00EE5BD2"/>
    <w:rsid w:val="00EE6839"/>
    <w:rsid w:val="00EE74D6"/>
    <w:rsid w:val="00EF7704"/>
    <w:rsid w:val="00F1498B"/>
    <w:rsid w:val="00F17BB2"/>
    <w:rsid w:val="00F20BA8"/>
    <w:rsid w:val="00F20F84"/>
    <w:rsid w:val="00F21987"/>
    <w:rsid w:val="00F21FA7"/>
    <w:rsid w:val="00F34C58"/>
    <w:rsid w:val="00F44584"/>
    <w:rsid w:val="00F4549B"/>
    <w:rsid w:val="00F52F6A"/>
    <w:rsid w:val="00F577F9"/>
    <w:rsid w:val="00F633D9"/>
    <w:rsid w:val="00F63BA7"/>
    <w:rsid w:val="00F6479B"/>
    <w:rsid w:val="00F72EA5"/>
    <w:rsid w:val="00F7565C"/>
    <w:rsid w:val="00F95221"/>
    <w:rsid w:val="00F95F61"/>
    <w:rsid w:val="00F96D86"/>
    <w:rsid w:val="00FB5F2A"/>
    <w:rsid w:val="00FE3D39"/>
    <w:rsid w:val="00FF67CA"/>
    <w:rsid w:val="00FF7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1C1EA"/>
  <w15:docId w15:val="{20F42D4B-7442-4B7E-A685-D408DC479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60"/>
      <w:outlineLvl w:val="0"/>
    </w:pPr>
    <w:rPr>
      <w:rFonts w:ascii="Arial" w:eastAsia="Arial" w:hAnsi="Arial" w:cs="Arial"/>
      <w:b/>
      <w:sz w:val="32"/>
      <w:szCs w:val="32"/>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spacing w:line="360" w:lineRule="auto"/>
      <w:jc w:val="center"/>
      <w:outlineLvl w:val="3"/>
    </w:pPr>
    <w:rPr>
      <w:rFonts w:ascii="Arial" w:eastAsia="Arial" w:hAnsi="Arial" w:cs="Arial"/>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3072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0722"/>
    <w:rPr>
      <w:rFonts w:ascii="Segoe UI" w:hAnsi="Segoe UI" w:cs="Segoe UI"/>
      <w:sz w:val="18"/>
      <w:szCs w:val="18"/>
    </w:rPr>
  </w:style>
  <w:style w:type="paragraph" w:styleId="Bibliography">
    <w:name w:val="Bibliography"/>
    <w:basedOn w:val="Normal"/>
    <w:next w:val="Normal"/>
    <w:uiPriority w:val="37"/>
    <w:unhideWhenUsed/>
    <w:rsid w:val="00230722"/>
    <w:pPr>
      <w:tabs>
        <w:tab w:val="left" w:pos="384"/>
      </w:tabs>
      <w:spacing w:line="480" w:lineRule="auto"/>
      <w:ind w:left="384" w:hanging="384"/>
    </w:pPr>
  </w:style>
  <w:style w:type="paragraph" w:styleId="CommentSubject">
    <w:name w:val="annotation subject"/>
    <w:basedOn w:val="CommentText"/>
    <w:next w:val="CommentText"/>
    <w:link w:val="CommentSubjectChar"/>
    <w:uiPriority w:val="99"/>
    <w:semiHidden/>
    <w:unhideWhenUsed/>
    <w:rsid w:val="00B147F3"/>
    <w:rPr>
      <w:b/>
      <w:bCs/>
    </w:rPr>
  </w:style>
  <w:style w:type="character" w:customStyle="1" w:styleId="CommentSubjectChar">
    <w:name w:val="Comment Subject Char"/>
    <w:basedOn w:val="CommentTextChar"/>
    <w:link w:val="CommentSubject"/>
    <w:uiPriority w:val="99"/>
    <w:semiHidden/>
    <w:rsid w:val="00B147F3"/>
    <w:rPr>
      <w:b/>
      <w:bCs/>
      <w:sz w:val="20"/>
      <w:szCs w:val="20"/>
    </w:rPr>
  </w:style>
  <w:style w:type="paragraph" w:styleId="Header">
    <w:name w:val="header"/>
    <w:basedOn w:val="Normal"/>
    <w:link w:val="HeaderChar"/>
    <w:uiPriority w:val="99"/>
    <w:unhideWhenUsed/>
    <w:rsid w:val="00A0362D"/>
    <w:pPr>
      <w:tabs>
        <w:tab w:val="center" w:pos="4536"/>
        <w:tab w:val="right" w:pos="9072"/>
      </w:tabs>
    </w:pPr>
  </w:style>
  <w:style w:type="character" w:customStyle="1" w:styleId="HeaderChar">
    <w:name w:val="Header Char"/>
    <w:basedOn w:val="DefaultParagraphFont"/>
    <w:link w:val="Header"/>
    <w:uiPriority w:val="99"/>
    <w:rsid w:val="00A0362D"/>
  </w:style>
  <w:style w:type="paragraph" w:styleId="Footer">
    <w:name w:val="footer"/>
    <w:basedOn w:val="Normal"/>
    <w:link w:val="FooterChar"/>
    <w:uiPriority w:val="99"/>
    <w:unhideWhenUsed/>
    <w:rsid w:val="00A0362D"/>
    <w:pPr>
      <w:tabs>
        <w:tab w:val="center" w:pos="4536"/>
        <w:tab w:val="right" w:pos="9072"/>
      </w:tabs>
    </w:pPr>
  </w:style>
  <w:style w:type="character" w:customStyle="1" w:styleId="FooterChar">
    <w:name w:val="Footer Char"/>
    <w:basedOn w:val="DefaultParagraphFont"/>
    <w:link w:val="Footer"/>
    <w:uiPriority w:val="99"/>
    <w:rsid w:val="00A0362D"/>
  </w:style>
  <w:style w:type="paragraph" w:styleId="ListParagraph">
    <w:name w:val="List Paragraph"/>
    <w:basedOn w:val="Normal"/>
    <w:uiPriority w:val="34"/>
    <w:qFormat/>
    <w:rsid w:val="009710AB"/>
    <w:pPr>
      <w:ind w:left="720"/>
      <w:contextualSpacing/>
    </w:pPr>
  </w:style>
  <w:style w:type="paragraph" w:styleId="NoSpacing">
    <w:name w:val="No Spacing"/>
    <w:uiPriority w:val="1"/>
    <w:qFormat/>
    <w:rsid w:val="008C6E57"/>
  </w:style>
  <w:style w:type="table" w:styleId="TableGrid">
    <w:name w:val="Table Grid"/>
    <w:basedOn w:val="TableNormal"/>
    <w:uiPriority w:val="39"/>
    <w:rsid w:val="00017374"/>
    <w:rPr>
      <w:rFonts w:asciiTheme="minorHAnsi" w:eastAsiaTheme="minorHAnsi" w:hAnsiTheme="minorHAnsi" w:cstheme="minorBid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1000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cortex-lab/ph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3B2B9-B4FA-4582-8B68-64029FA08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51990</Words>
  <Characters>296349</Characters>
  <Application>Microsoft Office Word</Application>
  <DocSecurity>0</DocSecurity>
  <Lines>2469</Lines>
  <Paragraphs>695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ZMNH</Company>
  <LinksUpToDate>false</LinksUpToDate>
  <CharactersWithSpaces>347644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Ileana Hanganu-Opatz</dc:creator>
  <cp:lastModifiedBy>Mattia Chini</cp:lastModifiedBy>
  <cp:revision>141</cp:revision>
  <dcterms:created xsi:type="dcterms:W3CDTF">2021-05-02T19:26:00Z</dcterms:created>
  <dcterms:modified xsi:type="dcterms:W3CDTF">2021-05-20T11:22:00Z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{"style":{"styleID":"http://www.zotero.org/styles/nature-neuroscience","hasBibliography":true,"bibliographyStyleHasBeenSet":true},"prefs":{"fieldType":"Field","automaticJournalAbbreviations":true,"delayCitationUpdates":false,"noteType":0,"dontAskDelayCita</vt:lpwstr>
  </property>
  <property fmtid="{D5CDD505-2E9C-101B-9397-08002B2CF9AE}" pid="3" name="ZOTERO_PREF_2">
    <vt:lpwstr>tionUpdates":true},"sessionID":"ynX6M0ml","zoteroVersion":"5.0.96.2","dataVersion":4}</vt:lpwstr>
  </property>
</Properties>
</file>